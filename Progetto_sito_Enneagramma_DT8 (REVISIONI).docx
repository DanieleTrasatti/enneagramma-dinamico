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C673" w14:textId="77777777" w:rsidR="00F66827" w:rsidRDefault="00000000">
      <w:pPr>
        <w:jc w:val="center"/>
      </w:pPr>
      <w:r>
        <w:rPr>
          <w:b/>
          <w:color w:val="5B2C6F"/>
          <w:sz w:val="56"/>
        </w:rPr>
        <w:br/>
      </w:r>
      <w:r>
        <w:rPr>
          <w:b/>
          <w:color w:val="5B2C6F"/>
          <w:sz w:val="56"/>
        </w:rPr>
        <w:br/>
        <w:t>PROGETTO SITO WEB</w:t>
      </w:r>
      <w:r>
        <w:rPr>
          <w:b/>
          <w:color w:val="5B2C6F"/>
          <w:sz w:val="56"/>
        </w:rPr>
        <w:br/>
      </w:r>
    </w:p>
    <w:p w14:paraId="606F0197" w14:textId="77777777" w:rsidR="00F66827" w:rsidRDefault="00000000">
      <w:pPr>
        <w:jc w:val="center"/>
      </w:pPr>
      <w:r>
        <w:rPr>
          <w:sz w:val="32"/>
        </w:rPr>
        <w:t>«Il Viaggio dell'Essere» — Un sito divulgativo sull'Enneagramma</w:t>
      </w:r>
      <w:r>
        <w:rPr>
          <w:sz w:val="32"/>
        </w:rPr>
        <w:br/>
      </w:r>
    </w:p>
    <w:p w14:paraId="1D9CF991" w14:textId="77777777" w:rsidR="00F66827" w:rsidRDefault="00000000">
      <w:pPr>
        <w:jc w:val="center"/>
      </w:pPr>
      <w:r>
        <w:rPr>
          <w:i/>
          <w:sz w:val="24"/>
        </w:rPr>
        <w:br/>
        <w:t>Documento di progettazione: obiettivi, architettura, contenuti e linee guida</w:t>
      </w:r>
      <w:r>
        <w:rPr>
          <w:i/>
          <w:sz w:val="24"/>
        </w:rPr>
        <w:br/>
        <w:t>per la pubblicazione su GitHub Pages — versione secondo il metodo classico (Riso-Hudson, Ichazo, Naranjo)</w:t>
      </w:r>
    </w:p>
    <w:p w14:paraId="2A1EDEE2" w14:textId="77777777" w:rsidR="00F66827" w:rsidRDefault="00000000">
      <w:r>
        <w:br w:type="page"/>
      </w:r>
    </w:p>
    <w:p w14:paraId="7D594835" w14:textId="77777777" w:rsidR="00F66827" w:rsidRDefault="00000000">
      <w:pPr>
        <w:pStyle w:val="Titolo1"/>
      </w:pPr>
      <w:r>
        <w:rPr>
          <w:color w:val="5B2C6F"/>
        </w:rPr>
        <w:lastRenderedPageBreak/>
        <w:t>1. Premessa e obiettivi</w:t>
      </w:r>
    </w:p>
    <w:p w14:paraId="65341DBA" w14:textId="77777777" w:rsidR="00F66827" w:rsidRDefault="00000000">
      <w:r>
        <w:t>Questo documento descrive come costruire un sito web divulgativo sull'Enneagramma, pubblicato tramite GitHub Pages, che presenti i concetti in forma completamente originale: testi riscritti e riorganizzati rispetto ai materiali di consultazione, nessuna immagine copiata, grafiche create ad hoc.</w:t>
      </w:r>
    </w:p>
    <w:p w14:paraId="1B6547CF" w14:textId="77777777" w:rsidR="00F66827" w:rsidRDefault="00000000">
      <w:r>
        <w:t>Riferimento teorico: la versione qui proposta segue il metodo classico dell'Enneagramma della personalità, nella tradizione di Oscar Ichazo e Claudio Naranjo e nella divulgazione di Don Richard Riso e Russ Hudson. 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w:t>
      </w:r>
    </w:p>
    <w:p w14:paraId="17807E82" w14:textId="77777777" w:rsidR="00F66827" w:rsidRDefault="00000000">
      <w:r>
        <w:t>Obiettivi del sito:</w:t>
      </w:r>
    </w:p>
    <w:p w14:paraId="3781FE72" w14:textId="77777777" w:rsidR="00F66827" w:rsidRDefault="00000000">
      <w:pPr>
        <w:pStyle w:val="Puntoelenco"/>
      </w:pPr>
      <w:r>
        <w:t>Spiegare in modo chiaro e accessibile cosa è l'Enneagramma, senza presupporre conoscenze pregresse.</w:t>
      </w:r>
    </w:p>
    <w:p w14:paraId="110B1E41" w14:textId="77777777" w:rsidR="00F66827" w:rsidRDefault="00000000">
      <w:pPr>
        <w:pStyle w:val="Puntoelenco"/>
      </w:pPr>
      <w:r>
        <w:t>Guidare il visitatore in un percorso logico: dal simbolo, al funzionamento del modello (Essenza, personalità, fissazione), fino ai nove Enneatipi e alle dinamiche di crescita.</w:t>
      </w:r>
    </w:p>
    <w:p w14:paraId="729457FC" w14:textId="77777777" w:rsidR="00F66827" w:rsidRDefault="00000000">
      <w:pPr>
        <w:pStyle w:val="Puntoelenco"/>
      </w:pPr>
      <w:r>
        <w:t>Offrire una struttura di massimo 5-6 pagine, tutte raggiungibili dalla navigazione principale, con testi sintetici e scansionabili.</w:t>
      </w:r>
    </w:p>
    <w:p w14:paraId="40005D7A" w14:textId="77777777" w:rsidR="00F66827" w:rsidRDefault="00000000">
      <w:r>
        <w:t>Pubblicazione: sito statico (HTML/CSS/JS) caricato su GitHub Pages, secondo la procedura standard: creazione di un repository, caricamento dei file, attivazione di GitHub Pages dal branch principale.</w:t>
      </w:r>
    </w:p>
    <w:p w14:paraId="690EDFC5" w14:textId="77777777" w:rsidR="00F66827" w:rsidRDefault="00000000">
      <w:pPr>
        <w:pStyle w:val="Titolo1"/>
      </w:pPr>
      <w:r>
        <w:rPr>
          <w:color w:val="5B2C6F"/>
        </w:rPr>
        <w:t>2. Architettura del sito: 8 pagine</w:t>
      </w:r>
    </w:p>
    <w:p w14:paraId="7AAB6938" w14:textId="77777777" w:rsidR="00F66827" w:rsidRDefault="00000000">
      <w:r>
        <w:t>La struttura segue un percorso narrativo coerente con la logica del modello: si parte dal «che cosa», si passa al «come funziona» e si arriva al «chi sono io» e al «come si cresce». Ogni pagina è leggibile in autonomia ma anche come tappa di un viaggio.</w:t>
      </w:r>
    </w:p>
    <w:tbl>
      <w:tblPr>
        <w:tblStyle w:val="Grigliachiara-Colore1"/>
        <w:tblW w:w="0" w:type="auto"/>
        <w:tblLook w:val="04A0" w:firstRow="1" w:lastRow="0" w:firstColumn="1" w:lastColumn="0" w:noHBand="0" w:noVBand="1"/>
      </w:tblPr>
      <w:tblGrid>
        <w:gridCol w:w="2871"/>
        <w:gridCol w:w="2875"/>
        <w:gridCol w:w="2874"/>
      </w:tblGrid>
      <w:tr w:rsidR="00F66827" w14:paraId="454A7613" w14:textId="77777777" w:rsidTr="00F66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F095B0" w14:textId="77777777" w:rsidR="00F66827" w:rsidRDefault="00000000">
            <w:r>
              <w:t>Pagina</w:t>
            </w:r>
          </w:p>
        </w:tc>
        <w:tc>
          <w:tcPr>
            <w:tcW w:w="2880" w:type="dxa"/>
          </w:tcPr>
          <w:p w14:paraId="54AB3CA8" w14:textId="77777777" w:rsidR="00F66827" w:rsidRDefault="00000000">
            <w:pPr>
              <w:cnfStyle w:val="100000000000" w:firstRow="1" w:lastRow="0" w:firstColumn="0" w:lastColumn="0" w:oddVBand="0" w:evenVBand="0" w:oddHBand="0" w:evenHBand="0" w:firstRowFirstColumn="0" w:firstRowLastColumn="0" w:lastRowFirstColumn="0" w:lastRowLastColumn="0"/>
            </w:pPr>
            <w:r>
              <w:t>Titolo nel menu</w:t>
            </w:r>
          </w:p>
        </w:tc>
        <w:tc>
          <w:tcPr>
            <w:tcW w:w="2880" w:type="dxa"/>
          </w:tcPr>
          <w:p w14:paraId="4842C9F4" w14:textId="77777777" w:rsidR="00F66827" w:rsidRDefault="00000000">
            <w:pPr>
              <w:cnfStyle w:val="100000000000" w:firstRow="1" w:lastRow="0" w:firstColumn="0" w:lastColumn="0" w:oddVBand="0" w:evenVBand="0" w:oddHBand="0" w:evenHBand="0" w:firstRowFirstColumn="0" w:firstRowLastColumn="0" w:lastRowFirstColumn="0" w:lastRowLastColumn="0"/>
            </w:pPr>
            <w:r>
              <w:t>Scopo</w:t>
            </w:r>
          </w:p>
        </w:tc>
      </w:tr>
      <w:tr w:rsidR="00F66827" w14:paraId="211DD797"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087F9" w14:textId="77777777" w:rsidR="00F66827" w:rsidRDefault="00000000">
            <w:r>
              <w:t>1</w:t>
            </w:r>
          </w:p>
        </w:tc>
        <w:tc>
          <w:tcPr>
            <w:tcW w:w="2880" w:type="dxa"/>
          </w:tcPr>
          <w:p w14:paraId="2D8D49D4" w14:textId="77777777" w:rsidR="00F66827" w:rsidRDefault="00000000">
            <w:pPr>
              <w:cnfStyle w:val="000000100000" w:firstRow="0" w:lastRow="0" w:firstColumn="0" w:lastColumn="0" w:oddVBand="0" w:evenVBand="0" w:oddHBand="1" w:evenHBand="0" w:firstRowFirstColumn="0" w:firstRowLastColumn="0" w:lastRowFirstColumn="0" w:lastRowLastColumn="0"/>
            </w:pPr>
            <w:r>
              <w:t>Home — Inizia il viaggio</w:t>
            </w:r>
          </w:p>
        </w:tc>
        <w:tc>
          <w:tcPr>
            <w:tcW w:w="2880" w:type="dxa"/>
          </w:tcPr>
          <w:p w14:paraId="205612D9" w14:textId="77777777" w:rsidR="00F66827" w:rsidRDefault="00000000">
            <w:pPr>
              <w:cnfStyle w:val="000000100000" w:firstRow="0" w:lastRow="0" w:firstColumn="0" w:lastColumn="0" w:oddVBand="0" w:evenVBand="0" w:oddHBand="1" w:evenHBand="0" w:firstRowFirstColumn="0" w:firstRowLastColumn="0" w:lastRowFirstColumn="0" w:lastRowLastColumn="0"/>
            </w:pPr>
            <w:r>
              <w:t>Accogliere il visitatore, presentare in poche righe cosa è l'Enneagramma e invitarlo ad esplorare il percorso.</w:t>
            </w:r>
          </w:p>
        </w:tc>
      </w:tr>
      <w:tr w:rsidR="00F66827" w14:paraId="569CA6FD"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47DA5" w14:textId="77777777" w:rsidR="00F66827" w:rsidRDefault="00000000">
            <w:r>
              <w:t>2</w:t>
            </w:r>
          </w:p>
        </w:tc>
        <w:tc>
          <w:tcPr>
            <w:tcW w:w="2880" w:type="dxa"/>
          </w:tcPr>
          <w:p w14:paraId="28B4E8DA" w14:textId="77777777" w:rsidR="00F66827" w:rsidRDefault="00000000">
            <w:pPr>
              <w:cnfStyle w:val="000000010000" w:firstRow="0" w:lastRow="0" w:firstColumn="0" w:lastColumn="0" w:oddVBand="0" w:evenVBand="0" w:oddHBand="0" w:evenHBand="1" w:firstRowFirstColumn="0" w:firstRowLastColumn="0" w:lastRowFirstColumn="0" w:lastRowLastColumn="0"/>
            </w:pPr>
            <w:r>
              <w:t>Il simbolo</w:t>
            </w:r>
          </w:p>
        </w:tc>
        <w:tc>
          <w:tcPr>
            <w:tcW w:w="2880" w:type="dxa"/>
          </w:tcPr>
          <w:p w14:paraId="3F55B8BB" w14:textId="77777777" w:rsidR="00F66827" w:rsidRDefault="00000000">
            <w:pPr>
              <w:cnfStyle w:val="000000010000" w:firstRow="0" w:lastRow="0" w:firstColumn="0" w:lastColumn="0" w:oddVBand="0" w:evenVBand="0" w:oddHBand="0" w:evenHBand="1" w:firstRowFirstColumn="0" w:firstRowLastColumn="0" w:lastRowFirstColumn="0" w:lastRowLastColumn="0"/>
            </w:pPr>
            <w:r>
              <w:t>Raccontare forma, significato e storia del simbolo (cerchio, triangolo, esade) in linguaggio semplice.</w:t>
            </w:r>
          </w:p>
        </w:tc>
      </w:tr>
      <w:tr w:rsidR="00F66827" w14:paraId="033A8EB2"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F1592" w14:textId="77777777" w:rsidR="00F66827" w:rsidRDefault="00000000">
            <w:r>
              <w:t>3</w:t>
            </w:r>
          </w:p>
        </w:tc>
        <w:tc>
          <w:tcPr>
            <w:tcW w:w="2880" w:type="dxa"/>
          </w:tcPr>
          <w:p w14:paraId="07AB5DD4" w14:textId="77777777" w:rsidR="00F66827" w:rsidRDefault="00000000">
            <w:pPr>
              <w:cnfStyle w:val="000000100000" w:firstRow="0" w:lastRow="0" w:firstColumn="0" w:lastColumn="0" w:oddVBand="0" w:evenVBand="0" w:oddHBand="1" w:evenHBand="0" w:firstRowFirstColumn="0" w:firstRowLastColumn="0" w:lastRowFirstColumn="0" w:lastRowLastColumn="0"/>
            </w:pPr>
            <w:r>
              <w:t>Come funziona</w:t>
            </w:r>
          </w:p>
        </w:tc>
        <w:tc>
          <w:tcPr>
            <w:tcW w:w="2880" w:type="dxa"/>
          </w:tcPr>
          <w:p w14:paraId="543B550C" w14:textId="77777777" w:rsidR="00F66827" w:rsidRDefault="00000000">
            <w:pPr>
              <w:cnfStyle w:val="000000100000" w:firstRow="0" w:lastRow="0" w:firstColumn="0" w:lastColumn="0" w:oddVBand="0" w:evenVBand="0" w:oddHBand="1" w:evenHBand="0" w:firstRowFirstColumn="0" w:firstRowLastColumn="0" w:lastRowFirstColumn="0" w:lastRowLastColumn="0"/>
            </w:pPr>
            <w:r>
              <w:t xml:space="preserve">Spiegare il modello: Essenza unitaria, offuscamento </w:t>
            </w:r>
            <w:r>
              <w:lastRenderedPageBreak/>
              <w:t>infantile, nascita della personalità, fissazione e passione dominante.</w:t>
            </w:r>
          </w:p>
        </w:tc>
      </w:tr>
      <w:tr w:rsidR="00F66827" w14:paraId="31A8CD88"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80F443" w14:textId="77777777" w:rsidR="00F66827" w:rsidRDefault="00000000">
            <w:r>
              <w:lastRenderedPageBreak/>
              <w:t>4</w:t>
            </w:r>
          </w:p>
        </w:tc>
        <w:tc>
          <w:tcPr>
            <w:tcW w:w="2880" w:type="dxa"/>
          </w:tcPr>
          <w:p w14:paraId="0627B7FD" w14:textId="77777777" w:rsidR="00D51BAA" w:rsidRDefault="00000000">
            <w:pPr>
              <w:cnfStyle w:val="000000010000" w:firstRow="0" w:lastRow="0" w:firstColumn="0" w:lastColumn="0" w:oddVBand="0" w:evenVBand="0" w:oddHBand="0" w:evenHBand="1" w:firstRowFirstColumn="0" w:firstRowLastColumn="0" w:lastRowFirstColumn="0" w:lastRowLastColumn="0"/>
            </w:pPr>
            <w:r>
              <w:t>Triadi e Tipi</w:t>
            </w:r>
          </w:p>
        </w:tc>
        <w:tc>
          <w:tcPr>
            <w:tcW w:w="2880" w:type="dxa"/>
          </w:tcPr>
          <w:p w14:paraId="3CCA22E0" w14:textId="77777777" w:rsidR="00D51BAA" w:rsidRDefault="00000000">
            <w:pPr>
              <w:cnfStyle w:val="000000010000" w:firstRow="0" w:lastRow="0" w:firstColumn="0" w:lastColumn="0" w:oddVBand="0" w:evenVBand="0" w:oddHBand="0" w:evenHBand="1" w:firstRowFirstColumn="0" w:firstRowLastColumn="0" w:lastRowFirstColumn="0" w:lastRowLastColumn="0"/>
            </w:pPr>
            <w:r>
              <w:t>Descrivere come si individua il tipo base e come interagiscono ali, punti di stress e di integrazione, centri di intelligenza e le tre triadi nei dettagli.</w:t>
            </w:r>
          </w:p>
        </w:tc>
      </w:tr>
      <w:tr w:rsidR="00F66827" w14:paraId="5C93D3A2"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1B24C" w14:textId="77777777" w:rsidR="00F66827" w:rsidRDefault="00000000">
            <w:r>
              <w:t>5</w:t>
            </w:r>
          </w:p>
        </w:tc>
        <w:tc>
          <w:tcPr>
            <w:tcW w:w="2880" w:type="dxa"/>
          </w:tcPr>
          <w:p w14:paraId="7481E9EB" w14:textId="77777777" w:rsidR="00F66827" w:rsidRDefault="00000000">
            <w:pPr>
              <w:cnfStyle w:val="000000100000" w:firstRow="0" w:lastRow="0" w:firstColumn="0" w:lastColumn="0" w:oddVBand="0" w:evenVBand="0" w:oddHBand="1" w:evenHBand="0" w:firstRowFirstColumn="0" w:firstRowLastColumn="0" w:lastRowFirstColumn="0" w:lastRowLastColumn="0"/>
            </w:pPr>
            <w:r>
              <w:t>I nove tipi</w:t>
            </w:r>
          </w:p>
        </w:tc>
        <w:tc>
          <w:tcPr>
            <w:tcW w:w="2880" w:type="dxa"/>
          </w:tcPr>
          <w:p w14:paraId="36F7D42F" w14:textId="77777777" w:rsidR="00F66827" w:rsidRDefault="00000000">
            <w:pPr>
              <w:cnfStyle w:val="000000100000" w:firstRow="0" w:lastRow="0" w:firstColumn="0" w:lastColumn="0" w:oddVBand="0" w:evenVBand="0" w:oddHBand="1" w:evenHBand="0" w:firstRowFirstColumn="0" w:firstRowLastColumn="0" w:lastRowFirstColumn="0" w:lastRowLastColumn="0"/>
            </w:pPr>
            <w:r>
              <w:t>Presentare i nove Enneatipi con ferita d'origine, passione, fissazione e dono che si libera con la crescita, in schede sintetiche.</w:t>
            </w:r>
          </w:p>
        </w:tc>
      </w:tr>
      <w:tr w:rsidR="00F66827" w14:paraId="5F9CAEF1"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ACF69" w14:textId="77777777" w:rsidR="00F66827" w:rsidRDefault="00000000">
            <w:r>
              <w:t>6</w:t>
            </w:r>
          </w:p>
        </w:tc>
        <w:tc>
          <w:tcPr>
            <w:tcW w:w="2880" w:type="dxa"/>
          </w:tcPr>
          <w:p w14:paraId="3B63B5A7" w14:textId="77777777" w:rsidR="00F66827" w:rsidRDefault="00000000">
            <w:pPr>
              <w:cnfStyle w:val="000000010000" w:firstRow="0" w:lastRow="0" w:firstColumn="0" w:lastColumn="0" w:oddVBand="0" w:evenVBand="0" w:oddHBand="0" w:evenHBand="1" w:firstRowFirstColumn="0" w:firstRowLastColumn="0" w:lastRowFirstColumn="0" w:lastRowLastColumn="0"/>
            </w:pPr>
            <w:r>
              <w:t>Il cammino di crescita</w:t>
            </w:r>
          </w:p>
        </w:tc>
        <w:tc>
          <w:tcPr>
            <w:tcW w:w="2880" w:type="dxa"/>
          </w:tcPr>
          <w:p w14:paraId="7B3C9E95" w14:textId="77777777" w:rsidR="00F66827" w:rsidRDefault="00000000">
            <w:pPr>
              <w:cnfStyle w:val="000000010000" w:firstRow="0" w:lastRow="0" w:firstColumn="0" w:lastColumn="0" w:oddVBand="0" w:evenVBand="0" w:oddHBand="0" w:evenHBand="1" w:firstRowFirstColumn="0" w:firstRowLastColumn="0" w:lastRowFirstColumn="0" w:lastRowLastColumn="0"/>
            </w:pPr>
            <w:r>
              <w:t>Illustrare il lavoro su di sé: osservazione della fissazione, direzioni di integrazione, ricomposizione dell'Essenza, con una chiusura sul messaggio finale.</w:t>
            </w:r>
          </w:p>
        </w:tc>
      </w:tr>
      <w:tr w:rsidR="00D51BAA" w14:paraId="3F2D1135" w14:textId="77777777" w:rsidTr="00D51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03449" w14:textId="77777777" w:rsidR="00D51BAA" w:rsidRDefault="00000000">
            <w:r>
              <w:t>7</w:t>
            </w:r>
          </w:p>
        </w:tc>
        <w:tc>
          <w:tcPr>
            <w:tcW w:w="2880" w:type="dxa"/>
          </w:tcPr>
          <w:p w14:paraId="52129B1A" w14:textId="77777777" w:rsidR="00D51BAA" w:rsidRDefault="00000000">
            <w:pPr>
              <w:cnfStyle w:val="000000100000" w:firstRow="0" w:lastRow="0" w:firstColumn="0" w:lastColumn="0" w:oddVBand="0" w:evenVBand="0" w:oddHBand="1" w:evenHBand="0" w:firstRowFirstColumn="0" w:firstRowLastColumn="0" w:lastRowFirstColumn="0" w:lastRowLastColumn="0"/>
            </w:pPr>
            <w:r>
              <w:t>Origini dell’enneagramma</w:t>
            </w:r>
          </w:p>
        </w:tc>
        <w:tc>
          <w:tcPr>
            <w:tcW w:w="2880" w:type="dxa"/>
          </w:tcPr>
          <w:p w14:paraId="2ED51255" w14:textId="77777777" w:rsidR="00D51BAA" w:rsidRDefault="00000000">
            <w:pPr>
              <w:cnfStyle w:val="000000100000" w:firstRow="0" w:lastRow="0" w:firstColumn="0" w:lastColumn="0" w:oddVBand="0" w:evenVBand="0" w:oddHBand="1" w:evenHBand="0" w:firstRowFirstColumn="0" w:firstRowLastColumn="0" w:lastRowFirstColumn="0" w:lastRowLastColumn="0"/>
            </w:pPr>
            <w:r>
              <w:t>Raccontare le figure e le tappe che hanno portato il simbolo dall’antichità alla psicologia moderna: Gurdjieff, Ichazo, Naranjo, Riso-Hudson e gli altri protagonisti.</w:t>
            </w:r>
          </w:p>
        </w:tc>
      </w:tr>
      <w:tr w:rsidR="00D51BAA" w14:paraId="3347E789" w14:textId="77777777" w:rsidTr="00D51B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9FF49" w14:textId="77777777" w:rsidR="00D51BAA" w:rsidRDefault="00000000">
            <w:r>
              <w:t>8</w:t>
            </w:r>
          </w:p>
        </w:tc>
        <w:tc>
          <w:tcPr>
            <w:tcW w:w="2880" w:type="dxa"/>
          </w:tcPr>
          <w:p w14:paraId="17C375FA" w14:textId="77777777" w:rsidR="00D51BAA" w:rsidRDefault="00000000">
            <w:pPr>
              <w:cnfStyle w:val="000000010000" w:firstRow="0" w:lastRow="0" w:firstColumn="0" w:lastColumn="0" w:oddVBand="0" w:evenVBand="0" w:oddHBand="0" w:evenHBand="1" w:firstRowFirstColumn="0" w:firstRowLastColumn="0" w:lastRowFirstColumn="0" w:lastRowLastColumn="0"/>
            </w:pPr>
            <w:r>
              <w:t>Test</w:t>
            </w:r>
          </w:p>
        </w:tc>
        <w:tc>
          <w:tcPr>
            <w:tcW w:w="2880" w:type="dxa"/>
          </w:tcPr>
          <w:p w14:paraId="4091C539" w14:textId="77777777" w:rsidR="00D51BAA" w:rsidRDefault="00000000">
            <w:pPr>
              <w:cnfStyle w:val="000000010000" w:firstRow="0" w:lastRow="0" w:firstColumn="0" w:lastColumn="0" w:oddVBand="0" w:evenVBand="0" w:oddHBand="0" w:evenHBand="1" w:firstRowFirstColumn="0" w:firstRowLastColumn="0" w:lastRowFirstColumn="0" w:lastRowLastColumn="0"/>
            </w:pPr>
            <w:r>
              <w:t>Tappa conclusiva del viaggio: questionario di verifica del tipo (link esterno) e chiusura del cerchio verso la Home.</w:t>
            </w:r>
          </w:p>
        </w:tc>
      </w:tr>
    </w:tbl>
    <w:p w14:paraId="688A45B7" w14:textId="77777777" w:rsidR="00F66827" w:rsidRDefault="00F66827"/>
    <w:p w14:paraId="1BA15A3F" w14:textId="77777777" w:rsidR="00F66827" w:rsidRDefault="00000000">
      <w:r>
        <w:t>Navigazione: menu orizzontale fisso in alto con gli 8 titoli; nella Home anche 3-4 «card» grafiche con immagini originali che rimandano alle sezioni principali. Ogni pagina termina con un invito alla pagina successiva («Continua il viaggio →»), per guidare la lettura in sequenza.</w:t>
      </w:r>
    </w:p>
    <w:p w14:paraId="180FD16C" w14:textId="77777777" w:rsidR="00F66827" w:rsidRDefault="00000000">
      <w:r>
        <w:br w:type="page"/>
      </w:r>
    </w:p>
    <w:p w14:paraId="31E1C7FE" w14:textId="77777777" w:rsidR="00F66827" w:rsidRDefault="00000000">
      <w:pPr>
        <w:pStyle w:val="Titolo1"/>
      </w:pPr>
      <w:r>
        <w:rPr>
          <w:color w:val="5B2C6F"/>
        </w:rPr>
        <w:lastRenderedPageBreak/>
        <w:t>3. Contenuti proposti, pagina per pagina</w:t>
      </w:r>
    </w:p>
    <w:p w14:paraId="3DC2381C" w14:textId="77777777" w:rsidR="00D51BAA" w:rsidRDefault="00000000">
      <w:r>
        <w:t>Di seguito il testo ESATTO di ciascuna pagina, identico all'HTML pubblicato. Per modificare i testi del sito: cambia qui il testo, evidenzia le modifiche in giallo (inserimenti) e barrato (eliminazioni) oppure usa le Revisioni di Word, quindi riconsegni questo file.</w:t>
      </w:r>
    </w:p>
    <w:p w14:paraId="5EEF6608" w14:textId="77777777" w:rsidR="00D51BAA" w:rsidRDefault="00000000">
      <w:pPr>
        <w:pStyle w:val="Titolo2"/>
      </w:pPr>
      <w:r>
        <w:t>Pagina 1 — Home: «Inizia il viaggio»</w:t>
      </w:r>
    </w:p>
    <w:p w14:paraId="212A3546" w14:textId="77777777" w:rsidR="00D51BAA" w:rsidRDefault="00000000">
      <w:r>
        <w:rPr>
          <w:i/>
        </w:rPr>
        <w:t>⬤ Tappa del percorso: la partenza — la mappa di tutto il viaggio.</w:t>
      </w:r>
    </w:p>
    <w:p w14:paraId="6B4A7546" w14:textId="77777777" w:rsidR="00D51BAA" w:rsidRDefault="00000000">
      <w:r>
        <w:t>Benvenuto in un percorso di conoscenza di te stesso attraverso uno dei sistemi più affascinanti per comprendere la personalità umana: l’Enneagramma.</w:t>
      </w:r>
    </w:p>
    <w:p w14:paraId="2281FD23" w14:textId="77777777" w:rsidR="00D51BAA" w:rsidRDefault="00000000">
      <w:pPr>
        <w:pStyle w:val="Titolo3"/>
      </w:pPr>
      <w:r>
        <w:t>Che cos’è?</w:t>
      </w:r>
    </w:p>
    <w:p w14:paraId="6FD8E12F" w14:textId="77777777" w:rsidR="00D51BAA" w:rsidRDefault="00000000">
      <w:r>
        <w:t>L’Enneagramma è un antico diagramma — un cerchio attraversato da un triangolo e da una figura a sei punte — divenuto nel Novecento una mappa psicologica precisa. Descrive nove strategie con cui l’essere umano impara a sopravvivere emotivamente nell’infanzia, e la via per tornare a ciò che era prima: la propria Essenza, la natura autentica e indivisa di cui ognuno è portatore.</w:t>
      </w:r>
    </w:p>
    <w:p w14:paraId="6E43AE20" w14:textId="77777777" w:rsidR="00D51BAA" w:rsidRDefault="00000000">
      <w:r>
        <w:t>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 La versione qui proposta segue il metodo classico dell’Enneagramma della personalità, nella tradizione di Oscar Ichazo e Claudio Naranjo e nella divulgazione di Don Richard Riso e Russ Hudson.</w:t>
      </w:r>
    </w:p>
    <w:p w14:paraId="357BEAC0" w14:textId="77777777" w:rsidR="00D51BAA" w:rsidRDefault="00000000">
      <w:pPr>
        <w:pStyle w:val="Titolo3"/>
      </w:pPr>
      <w:r>
        <w:t>Tre buoni motivi per esplorarlo</w:t>
      </w:r>
    </w:p>
    <w:p w14:paraId="6DE99B98" w14:textId="77777777" w:rsidR="00D51BAA" w:rsidRDefault="00000000">
      <w:pPr>
        <w:pStyle w:val="Puntoelenco"/>
      </w:pPr>
      <w:r>
        <w:t>Ti aiuta a riconoscere lo schema automatico che guida le tue reazioni, spesso senza che tu te ne accorga.</w:t>
      </w:r>
    </w:p>
    <w:p w14:paraId="3602F9E0" w14:textId="77777777" w:rsidR="00D51BAA" w:rsidRDefault="00000000">
      <w:pPr>
        <w:pStyle w:val="Puntoelenco"/>
      </w:pPr>
      <w:r>
        <w:t>Ti mostra che sotto ogni difesa c’è una ferita comprensibile, e sotto ogni ferita un dono.</w:t>
      </w:r>
    </w:p>
    <w:p w14:paraId="2B38D055" w14:textId="77777777" w:rsidR="00D51BAA" w:rsidRDefault="00000000">
      <w:pPr>
        <w:pStyle w:val="Puntoelenco"/>
      </w:pPr>
      <w:r>
        <w:t>Ti indica una direzione concreta di crescita: ogni tipo ha una sua via di liberazione.</w:t>
      </w:r>
    </w:p>
    <w:p w14:paraId="3D9D0B12" w14:textId="77777777" w:rsidR="00D51BAA" w:rsidRDefault="00000000">
      <w:pPr>
        <w:pStyle w:val="Titolo3"/>
      </w:pPr>
      <w:r>
        <w:t>Da dove cominciare?</w:t>
      </w:r>
    </w:p>
    <w:p w14:paraId="4CBE823D" w14:textId="77777777" w:rsidR="00D51BAA" w:rsidRDefault="00000000">
      <w:r>
        <w:t>Il percorso del sito segue il cammino di ogni conoscenza di sé: si parte dal «che cosa» — scoprire il simbolo e le sue radici — si passa al «come funziona» — il modello di Essenza, ferita e personalità — si arriva al «chi sono io», con Triadi e Tipi, e infine al «come si cresce», il cammino di integrazione. E quando sarai pronto a guardarti allo specchio, il Test ti aspetta come tappa conclusiva del viaggio: quella in cui il cerchio torna su di te. Ma non è un percorso a senso unico: puoi saltare direttamente alla stazione che ti chiama e muoverti liberamente tra le pagine, come sul cerchio dell’Enneagramma.</w:t>
      </w:r>
    </w:p>
    <w:p w14:paraId="439729B0" w14:textId="77777777" w:rsidR="00D51BAA" w:rsidRDefault="00000000">
      <w:pPr>
        <w:pStyle w:val="Titolo2"/>
      </w:pPr>
      <w:r>
        <w:t>Pagina 2 — «Il simbolo: un disegno che parla»</w:t>
      </w:r>
    </w:p>
    <w:p w14:paraId="19272260" w14:textId="77777777" w:rsidR="00D51BAA" w:rsidRDefault="00000000">
      <w:r>
        <w:rPr>
          <w:i/>
        </w:rPr>
        <w:t>⬤ Tappa del percorso: il «che cosa» — il simbolo, la sua forma e la sua storia. (Tappa 1 di 4)</w:t>
      </w:r>
    </w:p>
    <w:p w14:paraId="0D5E83C3" w14:textId="77777777" w:rsidR="00D51BAA" w:rsidRDefault="00000000">
      <w:r>
        <w:lastRenderedPageBreak/>
        <w:t>Il simbolo completo: cerchio, triangolo ed esade.</w:t>
      </w:r>
    </w:p>
    <w:p w14:paraId="7DF17CDE" w14:textId="77777777" w:rsidR="00D51BAA" w:rsidRDefault="00000000">
      <w:r>
        <w:t>Non un oracolo, ma uno specchio. L’Enneagramma non predice il futuro né etichetta le persone: è uno strumento di auto-osservazione. Le sue linee interne indicano le direzioni di movimento — verso le rigidità dello stress o verso le aperture della crescita — e ricordano che nessuno è «condannato» al proprio tipo: il simbolo disegna un movimento, e il movimento può cambiare direzione.</w:t>
      </w:r>
    </w:p>
    <w:p w14:paraId="34505738" w14:textId="77777777" w:rsidR="00D51BAA" w:rsidRDefault="00000000">
      <w:r>
        <w:t>Tre forme, un unico messaggio. Il simbolo dell’Enneagramma unisce tre figure geometriche:</w:t>
      </w:r>
    </w:p>
    <w:p w14:paraId="092EE1E1" w14:textId="77777777" w:rsidR="00D51BAA" w:rsidRDefault="00000000">
      <w:pPr>
        <w:pStyle w:val="Puntoelenco"/>
      </w:pPr>
      <w:r>
        <w:t>Il cerchio: l’unità, la totalità e la perfezione. Figura senza inizio né fine, senza angoli né giunture, simbolo per eccellenza della completezza e della perfezione geometrica: racchiude tutti i nove punti e rappresenta l’Essenza, il campo interiore dentro cui si svolge il viaggio umano.</w:t>
      </w:r>
    </w:p>
    <w:p w14:paraId="669C22BE" w14:textId="77777777" w:rsidR="00D51BAA" w:rsidRDefault="00000000">
      <w:pPr>
        <w:pStyle w:val="Puntoelenco"/>
      </w:pPr>
      <w:r>
        <w:t>Il triangolo: la legge del Tre. Tre forze incontro — attiva, passiva e risultante — danno origine a ogni processo: il significato simbolico del numero 3 è illustrato nel dettaglio più sotto.</w:t>
      </w:r>
    </w:p>
    <w:p w14:paraId="0EEDC119" w14:textId="77777777" w:rsidR="00D51BAA" w:rsidRDefault="00000000">
      <w:pPr>
        <w:pStyle w:val="Puntoelenco"/>
      </w:pPr>
      <w:r>
        <w:t>L’esade (la figura a sei punte): unitamente al triangolo, descrive il funzionamento dei processi, i passaggi e le «fratture» con cui le cose evolvono nel tempo.</w:t>
      </w:r>
    </w:p>
    <w:p w14:paraId="5215890A" w14:textId="77777777" w:rsidR="00D51BAA" w:rsidRDefault="00000000">
      <w:r>
        <w:t>L’Enneagramma incorpora e integra l’energia simbolica del numero 3 e quella del numero 7, componendo un simbolo a 9 poli.</w:t>
      </w:r>
    </w:p>
    <w:p w14:paraId="1F371DE0" w14:textId="77777777" w:rsidR="00D51BAA" w:rsidRDefault="00000000">
      <w:pPr>
        <w:pStyle w:val="Puntoelenco"/>
      </w:pPr>
      <w:r>
        <w:t>ENNEAGRAMMA → 3 + 6 = 9</w:t>
      </w:r>
    </w:p>
    <w:p w14:paraId="2081DAAA" w14:textId="77777777" w:rsidR="00D51BAA" w:rsidRDefault="00000000">
      <w:pPr>
        <w:pStyle w:val="Puntoelenco"/>
      </w:pPr>
      <w:r>
        <w:t>LEGGE DEL 7 → 7 + 2 = 9</w:t>
      </w:r>
    </w:p>
    <w:p w14:paraId="30AE7FC1" w14:textId="77777777" w:rsidR="00D51BAA" w:rsidRDefault="00000000">
      <w:pPr>
        <w:pStyle w:val="Titolo4"/>
      </w:pPr>
      <w:r>
        <w:t>NUMERO 3</w:t>
      </w:r>
    </w:p>
    <w:p w14:paraId="3167DA58" w14:textId="77777777" w:rsidR="00D51BAA" w:rsidRDefault="00000000">
      <w:r>
        <w:t>Secondo tradizioni antichissime, ogni processo di creazione e trasformazione nasce dall’incontro di tre forze — attiva, passiva e risultante. La stessa struttura a tre ricorre in ogni ambito del sapere: nella dialettica filosofica (tesi, antitesi, sintesi — e, prima ancora, nella tripartizione platonica dell’anima in ragione, coraggio e desiderio), nella teologia cristiana (Padre, Figlio e Spirito Santo) e in quella indù (Brahma il creatore, Vishnu il conservatore, Shiva il trasformatore), nell’antropologia simbolica (maschile, femminile e la vita che ne nasce), nella fisica e nella chimica (i tre stati della materia: solido, liquido, gassoso) e nella natura stessa (nascita, vita e morte; seme, pianta e frutto; passato, presente e futuro). Tre forze, un solo movimento.</w:t>
      </w:r>
    </w:p>
    <w:p w14:paraId="78302387" w14:textId="77777777" w:rsidR="00D51BAA" w:rsidRDefault="00000000">
      <w:pPr>
        <w:pStyle w:val="Titolo4"/>
      </w:pPr>
      <w:r>
        <w:t>NUMERO 7</w:t>
      </w:r>
    </w:p>
    <w:p w14:paraId="69CFEFC5" w14:textId="77777777" w:rsidR="00D51BAA" w:rsidRDefault="00000000">
      <w:r>
        <w:t xml:space="preserve">Il numero 7 è da sempre il numero del completamento e del sacro. Nelle tradizioni religiose ricorre ovunque: i sette giorni della creazione e il settimo di riposo (tradizione biblica), i sette sigilli e le sette chiese dell’Apocalisse, i sette cieli dell’Islam, i sette chakra dello yoga come centri energetici che salgono dal corpo alla corona. Nell’alchimia, le sette operazioni (calcinazione, dissoluzione, separazione, congiunzione, putrefazione, distillazione, coagulazione) trasformano la materia grezza in oro — esattamente come i sette passi dell’ottava trasformano </w:t>
      </w:r>
      <w:r>
        <w:lastRenderedPageBreak/>
        <w:t>il processo. Nella filosofia: i sette saggi greci, le sette arti liberali medievali, i sette peccati capitali e le sette virtù. In cosmologia: i sette pianeti visibili a occhio nudo, che hanno dato il nome ai sette giorni della settimana. Nella natura: i sette colori dell’arcobaleno e le sette note della scala musicale. Ovunque, il sette segna il punto in cui un ciclo si compie — e un altro sta per cominciare.</w:t>
      </w:r>
    </w:p>
    <w:p w14:paraId="692E50F9" w14:textId="77777777" w:rsidR="00D51BAA" w:rsidRDefault="00000000">
      <w:pPr>
        <w:pStyle w:val="Titolo3"/>
      </w:pPr>
      <w:r>
        <w:t>NUMERO 9</w:t>
      </w:r>
    </w:p>
    <w:p w14:paraId="30E55CB0" w14:textId="77777777" w:rsidR="00D51BAA" w:rsidRDefault="00000000">
      <w:r>
        <w:t>dalla legge del 7, alla Ottava Musicale, al numero 9</w:t>
      </w:r>
    </w:p>
    <w:p w14:paraId="6A21ABEB" w14:textId="77777777" w:rsidR="00D51BAA" w:rsidRDefault="00000000">
      <w:r>
        <w:t>La legge del Tre non basta a spiegare il simbolo: serve una seconda legge universale, detta legge del sette (o dell’ottava, dal suo riflesso musicale). Afferma che nessun processo — un’idea, un progetto, un cambiamento interiore, la digestione di un cibo — si sviluppa in modo uniforme. Come le scale musicali, ogni processo procede per fasi (note nel caso della musica) e incontra due punti in cui la spinta naturale si esaurisce e serve una spinta extra per continuare.</w:t>
      </w:r>
    </w:p>
    <w:p w14:paraId="28CD4A5D" w14:textId="77777777" w:rsidR="00D51BAA" w:rsidRDefault="00000000">
      <w:r>
        <w:t>L’analogia musicale. Nell’ottava Do-Re-Mi-Fa-Sol-La-Si-Do le distanze tra le note non sono uguali: tra Mi e Fa e tra Si e Do lo spazio è dimezzato. Sono i due semitoni: i punti di rallentamento, di stallo o di crisi in cui il cammino non può proseguire «per inerzia».</w:t>
      </w:r>
    </w:p>
    <w:p w14:paraId="66AA8C27" w14:textId="77777777" w:rsidR="00D51BAA" w:rsidRDefault="00000000">
      <w:pPr>
        <w:pStyle w:val="Puntoelenco"/>
      </w:pPr>
      <w:r>
        <w:t>Primo semitono (Mi → Fa): dopo la fase iniziale entusiasmante (Do-Re-Mi) arriva il primo passaggio critico: lo slancio si esaurisce e serve una scelta deliberata — impegno, disciplina, un aiuto esterno — per non fermarsi.</w:t>
      </w:r>
    </w:p>
    <w:p w14:paraId="37CFA11D" w14:textId="77777777" w:rsidR="00D51BAA" w:rsidRDefault="00000000">
      <w:pPr>
        <w:pStyle w:val="Puntoelenco"/>
      </w:pPr>
      <w:r>
        <w:t>Secondo semitono (Si → Do): vicino alla conclusione si presenta la seconda crisi: la fatica dell’ultimo tratto, la tentazione di accontentarsi di un risultato parziale. Anche qui serve un «urto» per completare davvero.</w:t>
      </w:r>
    </w:p>
    <w:p w14:paraId="3364B36C" w14:textId="77777777" w:rsidR="00D51BAA" w:rsidRDefault="00000000">
      <w:pPr>
        <w:pStyle w:val="Puntoelenco"/>
      </w:pPr>
      <w:r>
        <w:t>L’urto (shock): la spinta supplementare che permette di attraversare un semitono. Non è un imprevisto negativo ma il punto di ingresso per una forza nuova, spesso esterna: un maestro, una crisi, un incontro, una scoperta.</w:t>
      </w:r>
    </w:p>
    <w:p w14:paraId="39440090" w14:textId="77777777" w:rsidR="00D51BAA" w:rsidRDefault="00000000">
      <w:r>
        <w:t>Le sette note e i due semitoni: gli scarti piccoli sono le crisi della legge del sette.</w:t>
      </w:r>
    </w:p>
    <w:p w14:paraId="00D67559" w14:textId="77777777" w:rsidR="00D51BAA" w:rsidRDefault="00000000">
      <w:r>
        <w:t>Perché da 7 a 9. L’ottava ha sette passi, ma il simbolo ha nove punti: ai sette gradi di sviluppo vanno aggiunti i due punti di crisi. Nell’esade interno la sequenza dell’ottava si legge 1-4-2-8-5-7 (dividendo 1 per 7 si ottiene 0,142857); i «vuoti» tra 2 e 4 e tra 5 e 7 sono esattamente i semitoni Mi-Fa e Si-Do, e vengono colmati dai vertici 3 e 6 del triangolo. I tre vertici della legge del Tre (3-6-9) sono quindi i punti da cui entrano le forze che «urtano» il processo e lo fanno proseguire: nove punti = sette fasi + due punti di trasformazione.</w:t>
      </w:r>
    </w:p>
    <w:p w14:paraId="3E60936D" w14:textId="77777777" w:rsidR="00D51BAA" w:rsidRDefault="00000000">
      <w:pPr>
        <w:pStyle w:val="Titolo3"/>
      </w:pPr>
      <w:r>
        <w:t>Esempi della legge del sette (ottava musicale) nella vita quotidiana</w:t>
      </w:r>
    </w:p>
    <w:p w14:paraId="1A048A01" w14:textId="77777777" w:rsidR="00D51BAA" w:rsidRDefault="00000000">
      <w:pPr>
        <w:pStyle w:val="Puntoelenco"/>
      </w:pPr>
      <w:r>
        <w:t>Imparare una lingua: fase Do-Re-Mi: entusiasmo e progressi rapidi. Semitono Mi-Fa: il plateau, le frasi non escono, molti abbandonano. Con un metodo e la costanza (urto) si riparte: Fa-Sol-La, conversazioni sempre più scorrevoli. Semitono Si-Do: prima di parlare con naturalezza serve un ultimo sforzo — l’immersione, il soggiorno all’estero — prima di «chiudere l’ottava».</w:t>
      </w:r>
    </w:p>
    <w:p w14:paraId="3B2EF94B" w14:textId="77777777" w:rsidR="00D51BAA" w:rsidRDefault="00000000">
      <w:pPr>
        <w:pStyle w:val="Puntoelenco"/>
      </w:pPr>
      <w:r>
        <w:lastRenderedPageBreak/>
        <w:t>Un progetto di lavoro: avvio energico, primo ostacolo (bilancio, tempi, team), ripresa e consolidamento, poi crisi di fine percorso: consegna, collaudo, rinuncia al perfezionismo. I due «momenti della verità» di ogni progetto sono i semitoni.</w:t>
      </w:r>
    </w:p>
    <w:p w14:paraId="141E7D2D" w14:textId="77777777" w:rsidR="00D51BAA" w:rsidRDefault="00000000">
      <w:pPr>
        <w:pStyle w:val="Puntoelenco"/>
      </w:pPr>
      <w:r>
        <w:t>Un cambiamento personale: chi decide di cambiare abitudine vive la stessa musica: ottima prima settimana, prima crisi (stanchezza, scuse), ripresa, abitudine quasi consolidata, seconda crisi (vecchia identità che richiama). Chi conosce la legge dell’ottava non si stupisce delle crisi: le riconosce e prepara gli urti anzitempo.</w:t>
      </w:r>
    </w:p>
    <w:p w14:paraId="70B4F366" w14:textId="77777777" w:rsidR="00D51BAA" w:rsidRDefault="00000000">
      <w:pPr>
        <w:pStyle w:val="Puntoelenco"/>
      </w:pPr>
      <w:r>
        <w:t>Il corpo stesso: nella tradizione di Gurdjieff la digestione è descritta come ottave annidate di trasformazione della sostanza nutritiva in energie sempre più sottili: anche i processi fisiologici obbediscono alla legge del sette. In pratica: il cibo entra come sostanza grezza (Do) e attraversa trasformazioni successive — masticazione, stomaco, intestino — che ne estraggono energie sempre più sottili; dove la trasformazione rallenta (i «semitoni» del processo) serve un «urto» fisiologico — un enzima, un ormone, una secrezione — per proseguire, pena l’accumulo di sostanza indigerita.</w:t>
      </w:r>
    </w:p>
    <w:p w14:paraId="68EA77E7" w14:textId="77777777" w:rsidR="00D51BAA" w:rsidRDefault="00000000">
      <w:r>
        <w:t>Il significato per chi osserva il simbolo: l’Enneagramma non rappresenta solo «nove tipi di persone», ma la struttura stessa di ogni processo di trasformazione. Sapere che esistono due crisi prevedibili — e che attraversandole con la forza giusta il processo si completa e ricomincia a un livello superiore — è la cifra dinamica del simbolo.</w:t>
      </w:r>
    </w:p>
    <w:p w14:paraId="0606CFD5" w14:textId="77777777" w:rsidR="00D51BAA" w:rsidRDefault="00000000">
      <w:r>
        <w:t>Cerchio, triangolo ed esade: unità, legge del Tre e legge del Sette.</w:t>
      </w:r>
    </w:p>
    <w:p w14:paraId="4E5FDBF8" w14:textId="77777777" w:rsidR="00D51BAA" w:rsidRDefault="00000000">
      <w:pPr>
        <w:pStyle w:val="Titolo2"/>
      </w:pPr>
      <w:r>
        <w:t>Pagina 3 — «Come funziona: dall'Essenza alla personalità»</w:t>
      </w:r>
    </w:p>
    <w:p w14:paraId="4E869EC5" w14:textId="77777777" w:rsidR="00D51BAA" w:rsidRDefault="00000000">
      <w:r>
        <w:rPr>
          <w:i/>
        </w:rPr>
        <w:t>⬤ Tappa del percorso: il «come funziona» — il modello: Essenza, ferita, personalità. (Tappa 2 di 4)</w:t>
      </w:r>
    </w:p>
    <w:p w14:paraId="1D85D811" w14:textId="77777777" w:rsidR="00D51BAA" w:rsidRDefault="00000000">
      <w:pPr>
        <w:pStyle w:val="Titolo3"/>
      </w:pPr>
      <w:r>
        <w:t>L’Essenza: ciò che eri prima di «adattarti»</w:t>
      </w:r>
    </w:p>
    <w:p w14:paraId="32BEB841" w14:textId="77777777" w:rsidR="00D51BAA" w:rsidRDefault="00000000">
      <w:r>
        <w:t>Ogni bambino nasce con una natura intera e presente: l’Essenza. È la radice della spontaneità, della gioia, della capacità di amare e di percepire la realtà senza filtri. Non è un concetto mistico astratto: è l’esperienza diretta di essere vivi e integri, prima che la paura insegni a difendersi.</w:t>
      </w:r>
    </w:p>
    <w:p w14:paraId="59AF524E" w14:textId="77777777" w:rsidR="00D51BAA" w:rsidRDefault="00000000">
      <w:pPr>
        <w:pStyle w:val="Titolo3"/>
      </w:pPr>
      <w:r>
        <w:t>La ferita d’origine</w:t>
      </w:r>
    </w:p>
    <w:p w14:paraId="35F5591F" w14:textId="77777777" w:rsidR="00D51BAA" w:rsidRDefault="00000000">
      <w:r>
        <w:t>Nell’infanzia, quando l’ambiente non accoglie pienamente alcuni aspetti del bambino, si produce una frattura: il piccolo percepisce che per essere amato e protetto deve rinunciare a una parte di sé. Intorno a questa perdita si forma una ferita d’origine — un bisogno cruciale che sembra mancare (amore, sicurezza, valore, presenza…) — e con essa una strategia per ottenerlo o compensarlo.</w:t>
      </w:r>
    </w:p>
    <w:p w14:paraId="2068CB7C" w14:textId="77777777" w:rsidR="00D51BAA" w:rsidRDefault="00000000">
      <w:pPr>
        <w:pStyle w:val="Titolo3"/>
      </w:pPr>
      <w:r>
        <w:t>La personalità come strategia di sopravvivenza</w:t>
      </w:r>
    </w:p>
    <w:p w14:paraId="6F5329FD" w14:textId="77777777" w:rsidR="00D51BAA" w:rsidRDefault="00000000">
      <w:r>
        <w:t>La strategia si cristallizza col tempo in una struttura stabile: la personalità. Ogni personalità si organizza intorno a tre elementi legati tra loro:</w:t>
      </w:r>
    </w:p>
    <w:p w14:paraId="647EB5DC" w14:textId="77777777" w:rsidR="00D51BAA" w:rsidRDefault="00000000">
      <w:pPr>
        <w:pStyle w:val="Puntoelenco"/>
      </w:pPr>
      <w:r>
        <w:t>La passione (o vizio): una emozione dominante ricorrente — rabbia, paura, tristezza, superbia… — che alimenta il tipo e lo fa agire «in automatico».</w:t>
      </w:r>
    </w:p>
    <w:p w14:paraId="6C13A8F0" w14:textId="77777777" w:rsidR="00D51BAA" w:rsidRDefault="00000000">
      <w:pPr>
        <w:pStyle w:val="Puntoelenco"/>
      </w:pPr>
      <w:r>
        <w:lastRenderedPageBreak/>
        <w:t>La fissazione: il copione mentale abituale, il modo ripetitivo con cui il tipo interpreta la realtà e giustifica le proprie reazioni.</w:t>
      </w:r>
    </w:p>
    <w:p w14:paraId="4944EE3B" w14:textId="77777777" w:rsidR="00D51BAA" w:rsidRDefault="00000000">
      <w:pPr>
        <w:pStyle w:val="Puntoelenco"/>
      </w:pPr>
      <w:r>
        <w:t>Il meccanismo di difesa: l’operazione psicologica che protegge la ferita (identificazione, proiezione, rimozione, idealizzazione…).</w:t>
      </w:r>
    </w:p>
    <w:p w14:paraId="74742EC3" w14:textId="77777777" w:rsidR="00D51BAA" w:rsidRDefault="00000000">
      <w:pPr>
        <w:pStyle w:val="Titolo3"/>
      </w:pPr>
      <w:r>
        <w:t>Nove strategie, una per ciascun punto del simbolo</w:t>
      </w:r>
    </w:p>
    <w:p w14:paraId="2832ED2C" w14:textId="77777777" w:rsidR="00D51BAA" w:rsidRDefault="00000000">
      <w:r>
        <w:t>Ogni bambino sviluppa una strategia dominante — il proprio Enneatipo — che diventa il baricentro della personalità. Non si tratta di una scelta né di un destino: è un adattamento intelligente a condizioni precoci. E proprio perché è un adattamento, può essere osservato, compreso e alleggerito.</w:t>
      </w:r>
    </w:p>
    <w:p w14:paraId="44C16E0D" w14:textId="77777777" w:rsidR="00D51BAA" w:rsidRDefault="00000000">
      <w:r>
        <w:t>In sintesi: 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w:t>
      </w:r>
    </w:p>
    <w:p w14:paraId="4BA7C3FC" w14:textId="77777777" w:rsidR="00D51BAA" w:rsidRDefault="00000000">
      <w:pPr>
        <w:pStyle w:val="Titolo2"/>
      </w:pPr>
      <w:r>
        <w:t>Pagina 4 — «Triadi e Tipi: tipo base e dinamiche interne»</w:t>
      </w:r>
    </w:p>
    <w:p w14:paraId="7E167D86" w14:textId="77777777" w:rsidR="00D51BAA" w:rsidRDefault="00000000">
      <w:r>
        <w:rPr>
          <w:i/>
        </w:rPr>
        <w:t>⬤ Tappa del percorso: il «chi sono io» — riconoscere il proprio tipo base. (Tappa 3 di 4)</w:t>
      </w:r>
    </w:p>
    <w:p w14:paraId="3FDA7BDC" w14:textId="77777777" w:rsidR="00D51BAA" w:rsidRDefault="00000000">
      <w:pPr>
        <w:pStyle w:val="Titolo3"/>
      </w:pPr>
      <w:r>
        <w:t>Non un quiz, ma uno specchio</w:t>
      </w:r>
    </w:p>
    <w:p w14:paraId="3BCE7C44" w14:textId="77777777" w:rsidR="00D51BAA" w:rsidRDefault="00000000">
      <w:r>
        <w:t>Il primo passo è l’auto-osservazione onesta: riconoscere quale strategia domina — quale passione ti possiede quando sei sotto pressione, quale copione mentale ripeti, quale ferita continui a proteggere. I questionari possono aiutare, ma la verifica decisiva è la risonanza interiore: leggere un tipo e riconoscervisi «con un filo di imbarazzo» è generalmente il segno più affidabile.</w:t>
      </w:r>
    </w:p>
    <w:p w14:paraId="7B821245" w14:textId="77777777" w:rsidR="00D51BAA" w:rsidRDefault="00000000">
      <w:pPr>
        <w:pStyle w:val="Titolo3"/>
      </w:pPr>
      <w:r>
        <w:t>Un baricentro, molte dinamiche</w:t>
      </w:r>
    </w:p>
    <w:p w14:paraId="4803CB8A" w14:textId="77777777" w:rsidR="00D51BAA" w:rsidRDefault="00000000">
      <w:r>
        <w:t>Il tipo base non è tutta la persona. Le altre otto posizioni del simbolo restano attive e interagiscono con il tipo dominante secondo dinamiche precise:</w:t>
      </w:r>
    </w:p>
    <w:p w14:paraId="54A44B51" w14:textId="77777777" w:rsidR="00D51BAA" w:rsidRDefault="00000000">
      <w:pPr>
        <w:pStyle w:val="Puntoelenco"/>
      </w:pPr>
      <w:r>
        <w:t>Le ali: i due punti adiacenti al tuo tipo colorano il modo in cui lo vivi (un Tipo 9 «con ala 8» sarà più deciso di uno «con ala 1»).</w:t>
      </w:r>
    </w:p>
    <w:p w14:paraId="3DEA48A1" w14:textId="77777777" w:rsidR="00D51BAA" w:rsidRDefault="00000000">
      <w:pPr>
        <w:pStyle w:val="Puntoelenco"/>
      </w:pPr>
      <w:r>
        <w:t>Il punto di stress: sotto pressione il tipo «scivola» verso un altro punto e ne assume le rigidità peggiori.</w:t>
      </w:r>
    </w:p>
    <w:p w14:paraId="5FF11909" w14:textId="77777777" w:rsidR="00D51BAA" w:rsidRDefault="00000000">
      <w:pPr>
        <w:pStyle w:val="Puntoelenco"/>
      </w:pPr>
      <w:r>
        <w:t>Il punto di integrazione: nella crescita, il tipo «sale» verso un altro punto e ne assume le risorse migliori.</w:t>
      </w:r>
    </w:p>
    <w:p w14:paraId="3F5A5239" w14:textId="77777777" w:rsidR="00D51BAA" w:rsidRDefault="00000000">
      <w:pPr>
        <w:pStyle w:val="Puntoelenco"/>
      </w:pPr>
      <w:r>
        <w:t>I centri di intelligenza: i nove tipi si raggruppano in tre triadi — istintiva (8, 9, 1), emotiva (2, 3, 4), mentale (5, 6, 7) — ciascuna con una modalità dominante di percepire il mondo.</w:t>
      </w:r>
    </w:p>
    <w:p w14:paraId="07113A63" w14:textId="77777777" w:rsidR="00D51BAA" w:rsidRDefault="00000000">
      <w:pPr>
        <w:pStyle w:val="Titolo3"/>
      </w:pPr>
      <w:r>
        <w:t>Le tre triadi nei dettaglio</w:t>
      </w:r>
    </w:p>
    <w:p w14:paraId="3AF9AE19" w14:textId="77777777" w:rsidR="00D51BAA" w:rsidRDefault="00000000">
      <w:r>
        <w:t>Ogni triade raggruppa tre tipi che condividono lo stesso centro dominante — corpo, cuore o testa — e quindi la stessa emozione fondamentale. Ciascun tipo, però, gestisce quell’emozione con una strategia diversa.</w:t>
      </w:r>
    </w:p>
    <w:p w14:paraId="1798CF86" w14:textId="77777777" w:rsidR="00D51BAA" w:rsidRDefault="00000000">
      <w:pPr>
        <w:pStyle w:val="Titolo4"/>
      </w:pPr>
      <w:r>
        <w:lastRenderedPageBreak/>
        <w:t>La triade istintiva o del corpo — Tipi 8, 9 e 1 (rabbia)</w:t>
      </w:r>
    </w:p>
    <w:p w14:paraId="5C5E045F" w14:textId="77777777" w:rsidR="00D51BAA" w:rsidRDefault="00000000">
      <w:r>
        <w:t>Emozione di base: la rabbia. Tema centrale: il controllo — del proprio spazio, della propria realtà. Il corpo è il centro di gravità: questi tipi sentono prima di ragionare, e il problema comune è la disconnessione dai bisogni primari (riposo, sostegno, tenerezza).</w:t>
      </w:r>
    </w:p>
    <w:p w14:paraId="1DDA8F4C" w14:textId="77777777" w:rsidR="00D51BAA" w:rsidRDefault="00000000">
      <w:pPr>
        <w:pStyle w:val="Puntoelenco"/>
      </w:pPr>
      <w:r>
        <w:t>Tipo 8 — Il Capo: esterna la rabbia: la esprime direttamente, la converte in forza d’impatto.</w:t>
      </w:r>
    </w:p>
    <w:p w14:paraId="64B827D4" w14:textId="77777777" w:rsidR="00D51BAA" w:rsidRDefault="00000000">
      <w:pPr>
        <w:pStyle w:val="Puntoelenco"/>
      </w:pPr>
      <w:r>
        <w:t>Tipo 9 — Il Mediatore: dimentica la rabbia: la addormenta per non turbare l’armonia.</w:t>
      </w:r>
    </w:p>
    <w:p w14:paraId="07DCEC53" w14:textId="77777777" w:rsidR="00D51BAA" w:rsidRDefault="00000000">
      <w:pPr>
        <w:pStyle w:val="Puntoelenco"/>
      </w:pPr>
      <w:r>
        <w:t>Tipo 1 — Il Perfezionista: reprime la rabbia: la trasforma in risentimento, autodisciplina e ricerca di correttezza.</w:t>
      </w:r>
    </w:p>
    <w:p w14:paraId="4162ECBE" w14:textId="77777777" w:rsidR="00D51BAA" w:rsidRDefault="00000000">
      <w:pPr>
        <w:pStyle w:val="Titolo4"/>
      </w:pPr>
      <w:r>
        <w:t>La triade emotiva o del cuore — Tipi 2, 3 e 4 (vergogna)</w:t>
      </w:r>
    </w:p>
    <w:p w14:paraId="0B20FE88" w14:textId="77777777" w:rsidR="00D51BAA" w:rsidRDefault="00000000">
      <w:r>
        <w:t>Emozione di base: la vergogna — la sensazione che il proprio valore non regga allo sguardo altrui. Tema centrale: l’identità e l’accettazione. Il problema comune è la disconnessione dai sentimenti autentici, sostituiti da un’immagine di sé costruita per essere gradita.</w:t>
      </w:r>
    </w:p>
    <w:p w14:paraId="0BD16227" w14:textId="77777777" w:rsidR="00D51BAA" w:rsidRDefault="00000000">
      <w:pPr>
        <w:pStyle w:val="Puntoelenco"/>
      </w:pPr>
      <w:r>
        <w:t>Tipo 2 — Il Donatore: sposta la vergogna sugli altri: «non ho bisogno io, hai bisogno tu».</w:t>
      </w:r>
    </w:p>
    <w:p w14:paraId="7AAF353A" w14:textId="77777777" w:rsidR="00D51BAA" w:rsidRDefault="00000000">
      <w:pPr>
        <w:pStyle w:val="Puntoelenco"/>
      </w:pPr>
      <w:r>
        <w:t>Tipo 3 — L’Esecutore: scappa dalla vergogna: fugge dai sentimenti verso l’azione, i risultati, l’immagine vincente.</w:t>
      </w:r>
    </w:p>
    <w:p w14:paraId="2E99E1B7" w14:textId="77777777" w:rsidR="00D51BAA" w:rsidRDefault="00000000">
      <w:pPr>
        <w:pStyle w:val="Puntoelenco"/>
      </w:pPr>
      <w:r>
        <w:t>Tipo 4 — Il Romantico: sprofonda nella vergogna: la converte in senso di mancanza e differenza, che alimenta introspezione e creatività.</w:t>
      </w:r>
    </w:p>
    <w:p w14:paraId="6074F5D5" w14:textId="77777777" w:rsidR="00D51BAA" w:rsidRDefault="00000000">
      <w:pPr>
        <w:pStyle w:val="Titolo4"/>
      </w:pPr>
      <w:r>
        <w:t>La triade mentale o della testa — Tipi 5, 6 e 7 (paura)</w:t>
      </w:r>
    </w:p>
    <w:p w14:paraId="0207C9BE" w14:textId="77777777" w:rsidR="00D51BAA" w:rsidRDefault="00000000">
      <w:r>
        <w:t>Emozione di base: la paura. Tema centrale: la sicurezza — trovare un appoggio stabile in un mondo percepito come incerto o ostile. Il problema comune è la disconnessione dalla fiducia interiore.</w:t>
      </w:r>
    </w:p>
    <w:p w14:paraId="7FD33DEF" w14:textId="77777777" w:rsidR="00D51BAA" w:rsidRDefault="00000000">
      <w:pPr>
        <w:pStyle w:val="Puntoelenco"/>
      </w:pPr>
      <w:r>
        <w:t>Tipo 5 — L’Osservatore: fa ricorso alla mente: si ritira dall’azione per osservare, capire, accumulare conoscenza.</w:t>
      </w:r>
    </w:p>
    <w:p w14:paraId="65FBF7B4" w14:textId="77777777" w:rsidR="00D51BAA" w:rsidRDefault="00000000">
      <w:pPr>
        <w:pStyle w:val="Puntoelenco"/>
      </w:pPr>
      <w:r>
        <w:t>Tipo 6 — Lo Scettico Leale: proietta la mente nel futuro: anticipa scenari, cerca conferme e garanzie.</w:t>
      </w:r>
    </w:p>
    <w:p w14:paraId="0E5AAB4E" w14:textId="77777777" w:rsidR="00D51BAA" w:rsidRDefault="00000000">
      <w:pPr>
        <w:pStyle w:val="Puntoelenco"/>
      </w:pPr>
      <w:r>
        <w:t>Tipo 7 — L’Ottimista: dirotta la mente altrove: fugge dall’ansia verso nuove opzioni, piani e possibilità.</w:t>
      </w:r>
    </w:p>
    <w:p w14:paraId="476A8CED" w14:textId="77777777" w:rsidR="00D51BAA" w:rsidRDefault="00000000">
      <w:r>
        <w:t>Corpo, cuore, testa: tre centri, tre emozioni, nove strategie.</w:t>
      </w:r>
    </w:p>
    <w:p w14:paraId="5DAD45C6" w14:textId="77777777" w:rsidR="00D51BAA" w:rsidRDefault="00000000">
      <w:pPr>
        <w:pStyle w:val="Titolo3"/>
      </w:pPr>
      <w:r>
        <w:t>Le triadi e le fasi della crescita del bambino: un parallelismo</w:t>
      </w:r>
    </w:p>
    <w:p w14:paraId="5B5AA96D" w14:textId="77777777" w:rsidR="00D51BAA" w:rsidRDefault="00000000">
      <w:r>
        <w:t>Secondo questa lettura, le tre triadi rispecchiano tre esigenze che si manifestano in sequenza nella crescita, dalla nascita in avanti — anche se con sovrapposizioni e andamenti individuali:</w:t>
      </w:r>
    </w:p>
    <w:p w14:paraId="40229509" w14:textId="77777777" w:rsidR="00D51BAA" w:rsidRDefault="00000000">
      <w:pPr>
        <w:pStyle w:val="Puntoelenco"/>
      </w:pPr>
      <w:r>
        <w:t>Fase istintiva (triade 8-9-1): il corpo e il territorio. Dai primi mesi ai circa 3 anni: il bambino costruisce il rapporto con il mondo attraverso il corpo — nutrimento, confini, spazio. La domanda è «posso esistere e occupare spazio in sicurezza?».</w:t>
      </w:r>
    </w:p>
    <w:p w14:paraId="09BC5D54" w14:textId="77777777" w:rsidR="00D51BAA" w:rsidRDefault="00000000">
      <w:pPr>
        <w:pStyle w:val="Puntoelenco"/>
      </w:pPr>
      <w:r>
        <w:lastRenderedPageBreak/>
        <w:t>Fase emotiva (triade 2-3-4): la relazione e l’approvazione. Circa dai 3 ai 7 anni: il bambino scopre lo sguardo degli altri e impara che amore e valore possono dipendere dal proprio modo di apparire. La domanda è «valgo per quello che sono, o solo se piaccio e rendo?».</w:t>
      </w:r>
    </w:p>
    <w:p w14:paraId="1A5517F0" w14:textId="77777777" w:rsidR="00D51BAA" w:rsidRDefault="00000000">
      <w:pPr>
        <w:pStyle w:val="Puntoelenco"/>
      </w:pPr>
      <w:r>
        <w:t>Fase mentale (triade 5-6-7): la comprensione e la sicurezza. Dall’ingresso nella scuola in poi: con lo sviluppo cognitivo il bambino affronta il mondo con la mente. La domanda è «il mondo è un posto sicuro? Posso fidarmi?».</w:t>
      </w:r>
    </w:p>
    <w:p w14:paraId="4D842369" w14:textId="77777777" w:rsidR="00D51BAA" w:rsidRDefault="00000000">
      <w:r>
        <w:t>Nota correttiva: attribuire la «paura» alla prima fase è una tentazione da evitare. La paura come emozione esiste fin dalla nascita, ma nella lettura delle triadi è la moneta della triade mentale: il suo dominio è il pensiero, che si struttura più tardi. La prima fase appartiene al corpo e alla rabbia — non come aggressività, ma come energia di affermazione del proprio spazio vitale.</w:t>
      </w:r>
    </w:p>
    <w:p w14:paraId="614F4916" w14:textId="77777777" w:rsidR="00D51BAA" w:rsidRDefault="00000000">
      <w:pPr>
        <w:pStyle w:val="Titolo3"/>
      </w:pPr>
      <w:r>
        <w:t>Perché conoscere la propria triade cambia il lavoro su di sé</w:t>
      </w:r>
    </w:p>
    <w:p w14:paraId="39B3B7F2" w14:textId="77777777" w:rsidR="00D51BAA" w:rsidRDefault="00000000">
      <w:r>
        <w:t>Il tipo di base dice come ti difendi; la triade dice cosa stai difendendo. Un 8, un 9 e un 1 fanno cose opposte, ma combattono la stessa guerra (la rabbia e il controllo). Riconoscere l’emozione di triade permette di intervenire a monte: non solo «smonto la mia strategia», ma «incontro la rabbia, la vergogna o la paura che la alimenta».</w:t>
      </w:r>
    </w:p>
    <w:p w14:paraId="3EA4886B" w14:textId="77777777" w:rsidR="00D51BAA" w:rsidRDefault="00000000">
      <w:pPr>
        <w:pStyle w:val="Titolo2"/>
      </w:pPr>
      <w:r>
        <w:t>Pagina 5 — «I nove tipi: le nove strategie di sopravvivenza»</w:t>
      </w:r>
    </w:p>
    <w:p w14:paraId="491251FA" w14:textId="77777777" w:rsidR="00D51BAA" w:rsidRDefault="00000000">
      <w:r>
        <w:rPr>
          <w:i/>
        </w:rPr>
        <w:t>⬤ Tappa del percorso: il «chi sono io» — i nove tipi in dettaglio. (Tappa 3 di 4)</w:t>
      </w:r>
    </w:p>
    <w:p w14:paraId="5EDFCD3E" w14:textId="77777777" w:rsidR="00D51BAA" w:rsidRDefault="00000000">
      <w:r>
        <w:t>Nove modi in cui l’essere umano impara a proteggere la propria ferita d’origine — e il dono che ciascuno porta con sé.</w:t>
      </w:r>
    </w:p>
    <w:p w14:paraId="4AD1B32B" w14:textId="77777777" w:rsidR="00D51BAA" w:rsidRDefault="00000000">
      <w:pPr>
        <w:pStyle w:val="Titolo3"/>
      </w:pPr>
      <w:r>
        <w:t>I Nove Enneatipi</w:t>
      </w:r>
    </w:p>
    <w:p w14:paraId="69D344D2" w14:textId="77777777" w:rsidR="00D51BAA" w:rsidRDefault="00000000">
      <w:r>
        <w:t>Nove strategie di sopravvivenza, nove doni da liberare — tocca una tessera per esplorare</w:t>
      </w:r>
    </w:p>
    <w:p w14:paraId="69042213" w14:textId="77777777" w:rsidR="00D51BAA" w:rsidRDefault="00000000">
      <w:r>
        <w:t>■ Triade istintiva (corpo · rabbia) — ■ Triade emotiva (cuore · vergogna) — ■ Triade mentale (testa · paura)</w:t>
      </w:r>
    </w:p>
    <w:p w14:paraId="5E9C216C" w14:textId="77777777" w:rsidR="00D51BAA" w:rsidRDefault="00000000">
      <w:r>
        <w:t>Sul cerchio dell’Enneagramma si dispongono nove punti. Le schede seguono l’ordine della circonferenza del simbolo: si parte dalla triade istintiva (8-9-1), si prosegue con quella emotiva (2-3-4) e si conclude con quella mentale (5-6-7). Ogni scheda riporta: motivazione di base, ferita, passione, fissazione, luce, ombra, dono liberato e dinamiche di stress e integrazione.</w:t>
      </w:r>
    </w:p>
    <w:p w14:paraId="26BB0301" w14:textId="77777777" w:rsidR="00D51BAA" w:rsidRDefault="00000000">
      <w:pPr>
        <w:pStyle w:val="Puntoelenco"/>
      </w:pPr>
      <w:r>
        <w:t>Ferita: il mondo percepito come ingiusto e dominante, in cui il debole viene schiacciato.</w:t>
      </w:r>
    </w:p>
    <w:p w14:paraId="6F6EFDE0" w14:textId="77777777" w:rsidR="00D51BAA" w:rsidRDefault="00000000">
      <w:pPr>
        <w:pStyle w:val="Puntoelenco"/>
      </w:pPr>
      <w:r>
        <w:t>Passione: la lussuria — sete di intensità, controllo, impatto diretto.</w:t>
      </w:r>
    </w:p>
    <w:p w14:paraId="100E6347" w14:textId="77777777" w:rsidR="00D51BAA" w:rsidRDefault="00000000">
      <w:pPr>
        <w:pStyle w:val="Puntoelenco"/>
      </w:pPr>
      <w:r>
        <w:t>Fissazione: la vendetta e la giustizia fatta da sé — difendere e attaccare senza porsi domande.</w:t>
      </w:r>
    </w:p>
    <w:p w14:paraId="130359A9" w14:textId="77777777" w:rsidR="00D51BAA" w:rsidRDefault="00000000">
      <w:pPr>
        <w:pStyle w:val="Puntoelenco"/>
      </w:pPr>
      <w:r>
        <w:t>Dono liberato: Potenza al servizio del bene, protezione autentica dei più deboli, leadership generosa.</w:t>
      </w:r>
    </w:p>
    <w:p w14:paraId="02936B16" w14:textId="77777777" w:rsidR="00D51BAA" w:rsidRDefault="00000000">
      <w:r>
        <w:rPr>
          <w:b/>
        </w:rPr>
        <w:t>🔥 Motivazione di base</w:t>
      </w:r>
    </w:p>
    <w:p w14:paraId="6C7FD16E" w14:textId="77777777" w:rsidR="00D51BAA" w:rsidRDefault="00000000">
      <w:r>
        <w:lastRenderedPageBreak/>
        <w:t>il desiderio di essere forte e controllare il proprio destino. Cerca di proteggere sé e gli altri dall’ingiustizia.</w:t>
      </w:r>
    </w:p>
    <w:p w14:paraId="7E9249C4" w14:textId="77777777" w:rsidR="00D51BAA" w:rsidRDefault="00000000">
      <w:r>
        <w:rPr>
          <w:b/>
        </w:rPr>
        <w:t>✨ Luce (qualità positive)</w:t>
      </w:r>
    </w:p>
    <w:p w14:paraId="4D24EF32" w14:textId="77777777" w:rsidR="00D51BAA" w:rsidRDefault="00000000">
      <w:pPr>
        <w:pStyle w:val="Puntoelenco"/>
      </w:pPr>
      <w:r>
        <w:t>Leadership naturale e carisma</w:t>
      </w:r>
    </w:p>
    <w:p w14:paraId="1CF928E8" w14:textId="77777777" w:rsidR="00D51BAA" w:rsidRDefault="00000000">
      <w:pPr>
        <w:pStyle w:val="Puntoelenco"/>
      </w:pPr>
      <w:r>
        <w:t>coraggio e determinazione</w:t>
      </w:r>
    </w:p>
    <w:p w14:paraId="1DA31AA9" w14:textId="77777777" w:rsidR="00D51BAA" w:rsidRDefault="00000000">
      <w:pPr>
        <w:pStyle w:val="Puntoelenco"/>
      </w:pPr>
      <w:r>
        <w:t>protezione dei deboli e senso di giustizia</w:t>
      </w:r>
    </w:p>
    <w:p w14:paraId="154278B9" w14:textId="77777777" w:rsidR="00D51BAA" w:rsidRDefault="00000000">
      <w:pPr>
        <w:pStyle w:val="Puntoelenco"/>
      </w:pPr>
      <w:r>
        <w:t>autenticità e direttezza</w:t>
      </w:r>
    </w:p>
    <w:p w14:paraId="321E14F2" w14:textId="77777777" w:rsidR="00D51BAA" w:rsidRDefault="00000000">
      <w:pPr>
        <w:pStyle w:val="Puntoelenco"/>
      </w:pPr>
      <w:r>
        <w:t>resilienza e forza interiore</w:t>
      </w:r>
    </w:p>
    <w:p w14:paraId="4716432F" w14:textId="77777777" w:rsidR="00D51BAA" w:rsidRDefault="00000000">
      <w:r>
        <w:rPr>
          <w:b/>
        </w:rPr>
        <w:t>🌑 Ombra (trappole e difficoltà)</w:t>
      </w:r>
    </w:p>
    <w:p w14:paraId="3C1C2F8D" w14:textId="77777777" w:rsidR="00D51BAA" w:rsidRDefault="00000000">
      <w:pPr>
        <w:pStyle w:val="Puntoelenco"/>
      </w:pPr>
      <w:r>
        <w:t>Dominazione e controllo eccessivo</w:t>
      </w:r>
    </w:p>
    <w:p w14:paraId="20590705" w14:textId="77777777" w:rsidR="00D51BAA" w:rsidRDefault="00000000">
      <w:pPr>
        <w:pStyle w:val="Puntoelenco"/>
      </w:pPr>
      <w:r>
        <w:t>collera esplosiva e intimidazione</w:t>
      </w:r>
    </w:p>
    <w:p w14:paraId="126F19A5" w14:textId="77777777" w:rsidR="00D51BAA" w:rsidRDefault="00000000">
      <w:pPr>
        <w:pStyle w:val="Puntoelenco"/>
      </w:pPr>
      <w:r>
        <w:t>rifiuto della vulnerabilità</w:t>
      </w:r>
    </w:p>
    <w:p w14:paraId="4B3785B7" w14:textId="77777777" w:rsidR="00D51BAA" w:rsidRDefault="00000000">
      <w:pPr>
        <w:pStyle w:val="Puntoelenco"/>
      </w:pPr>
      <w:r>
        <w:t>eccesso di forza senza moderazione</w:t>
      </w:r>
    </w:p>
    <w:p w14:paraId="2C118EDB" w14:textId="77777777" w:rsidR="00D51BAA" w:rsidRDefault="00000000">
      <w:pPr>
        <w:pStyle w:val="Puntoelenco"/>
      </w:pPr>
      <w:r>
        <w:t>difficoltà a delegare e fidarsi</w:t>
      </w:r>
    </w:p>
    <w:p w14:paraId="38A22513" w14:textId="77777777" w:rsidR="00D51BAA" w:rsidRDefault="00000000">
      <w:r>
        <w:t>diventa ritirato, paranoico, ossessivo, cerca di controllare attraverso l’informazione, si isola e diventa sospettoso.</w:t>
      </w:r>
    </w:p>
    <w:p w14:paraId="3F75289D" w14:textId="77777777" w:rsidR="00D51BAA" w:rsidRDefault="00000000">
      <w:r>
        <w:t>diventa generoso, protettivo con dolcezza, sviluppa empatia, usa il potere per servire gli altri e accetta la vulnerabilità.</w:t>
      </w:r>
    </w:p>
    <w:p w14:paraId="0CA3D94B" w14:textId="77777777" w:rsidR="00D51BAA" w:rsidRDefault="00000000">
      <w:pPr>
        <w:pStyle w:val="Puntoelenco"/>
      </w:pPr>
      <w:r>
        <w:t>Ferita: l’essere percepito come invisibile, il cui valore conta meno di quello degli altri.</w:t>
      </w:r>
    </w:p>
    <w:p w14:paraId="04D3C5F3" w14:textId="77777777" w:rsidR="00D51BAA" w:rsidRDefault="00000000">
      <w:pPr>
        <w:pStyle w:val="Puntoelenco"/>
      </w:pPr>
      <w:r>
        <w:t>Passione: l’accidia — addormentamento dell’energia vitale per evitare conflitti.</w:t>
      </w:r>
    </w:p>
    <w:p w14:paraId="4B5DBB7E" w14:textId="77777777" w:rsidR="00D51BAA" w:rsidRDefault="00000000">
      <w:pPr>
        <w:pStyle w:val="Puntoelenco"/>
      </w:pPr>
      <w:r>
        <w:t>Fissazione: l’indolenza e l’autosfumatura — «va bene tutto», perdendosi di vista.</w:t>
      </w:r>
    </w:p>
    <w:p w14:paraId="65EE9DCC" w14:textId="77777777" w:rsidR="00D51BAA" w:rsidRDefault="00000000">
      <w:pPr>
        <w:pStyle w:val="Puntoelenco"/>
      </w:pPr>
      <w:r>
        <w:t>Dono liberato: Presenza serena, capacità di unire, mediare e far sentire ognuno a casa.</w:t>
      </w:r>
    </w:p>
    <w:p w14:paraId="0E2890D3" w14:textId="77777777" w:rsidR="00D51BAA" w:rsidRDefault="00000000">
      <w:r>
        <w:rPr>
          <w:b/>
        </w:rPr>
        <w:t>🔥 Motivazione di base</w:t>
      </w:r>
    </w:p>
    <w:p w14:paraId="4548AFD7" w14:textId="77777777" w:rsidR="00D51BAA" w:rsidRDefault="00000000">
      <w:r>
        <w:t>il desiderio di pace interiore e armonia esterna. Cerca di evitare conflitti e mantenere l’equilibrio.</w:t>
      </w:r>
    </w:p>
    <w:p w14:paraId="108EA5FF" w14:textId="77777777" w:rsidR="00D51BAA" w:rsidRDefault="00000000">
      <w:r>
        <w:rPr>
          <w:b/>
        </w:rPr>
        <w:t>✨ Luce (qualità positive)</w:t>
      </w:r>
    </w:p>
    <w:p w14:paraId="4B82E7C6" w14:textId="77777777" w:rsidR="00D51BAA" w:rsidRDefault="00000000">
      <w:pPr>
        <w:pStyle w:val="Puntoelenco"/>
      </w:pPr>
      <w:r>
        <w:t>Capacità di vedere tutti i punti di vista</w:t>
      </w:r>
    </w:p>
    <w:p w14:paraId="78028359" w14:textId="77777777" w:rsidR="00D51BAA" w:rsidRDefault="00000000">
      <w:pPr>
        <w:pStyle w:val="Puntoelenco"/>
      </w:pPr>
      <w:r>
        <w:t>calma e stabilità emotiva</w:t>
      </w:r>
    </w:p>
    <w:p w14:paraId="1375E72B" w14:textId="77777777" w:rsidR="00D51BAA" w:rsidRDefault="00000000">
      <w:pPr>
        <w:pStyle w:val="Puntoelenco"/>
      </w:pPr>
      <w:r>
        <w:t>accettazione e non giudizio</w:t>
      </w:r>
    </w:p>
    <w:p w14:paraId="2D321D96" w14:textId="77777777" w:rsidR="00D51BAA" w:rsidRDefault="00000000">
      <w:pPr>
        <w:pStyle w:val="Puntoelenco"/>
      </w:pPr>
      <w:r>
        <w:t>capacità di mediare e riconciliare</w:t>
      </w:r>
    </w:p>
    <w:p w14:paraId="76A5C979" w14:textId="77777777" w:rsidR="00D51BAA" w:rsidRDefault="00000000">
      <w:pPr>
        <w:pStyle w:val="Puntoelenco"/>
      </w:pPr>
      <w:r>
        <w:t>pazienza e tolleranza</w:t>
      </w:r>
    </w:p>
    <w:p w14:paraId="512F19D2" w14:textId="77777777" w:rsidR="00D51BAA" w:rsidRDefault="00000000">
      <w:r>
        <w:rPr>
          <w:b/>
        </w:rPr>
        <w:t>🌑 Ombra (trappole e difficoltà)</w:t>
      </w:r>
    </w:p>
    <w:p w14:paraId="16FE78AA" w14:textId="77777777" w:rsidR="00D51BAA" w:rsidRDefault="00000000">
      <w:pPr>
        <w:pStyle w:val="Puntoelenco"/>
      </w:pPr>
      <w:r>
        <w:lastRenderedPageBreak/>
        <w:t>Indolenza e passività</w:t>
      </w:r>
    </w:p>
    <w:p w14:paraId="3B67D066" w14:textId="77777777" w:rsidR="00D51BAA" w:rsidRDefault="00000000">
      <w:pPr>
        <w:pStyle w:val="Puntoelenco"/>
      </w:pPr>
      <w:r>
        <w:t>negazione dei propri bisogni e desideri</w:t>
      </w:r>
    </w:p>
    <w:p w14:paraId="18B2AD34" w14:textId="77777777" w:rsidR="00D51BAA" w:rsidRDefault="00000000">
      <w:pPr>
        <w:pStyle w:val="Puntoelenco"/>
      </w:pPr>
      <w:r>
        <w:t>procrastinazione cronica</w:t>
      </w:r>
    </w:p>
    <w:p w14:paraId="19AB56B2" w14:textId="77777777" w:rsidR="00D51BAA" w:rsidRDefault="00000000">
      <w:pPr>
        <w:pStyle w:val="Puntoelenco"/>
      </w:pPr>
      <w:r>
        <w:t>fusione con gli altri (perdita di identità)</w:t>
      </w:r>
    </w:p>
    <w:p w14:paraId="5D29A3FC" w14:textId="77777777" w:rsidR="00D51BAA" w:rsidRDefault="00000000">
      <w:pPr>
        <w:pStyle w:val="Puntoelenco"/>
      </w:pPr>
      <w:r>
        <w:t>testardaggine passivo-aggressiva</w:t>
      </w:r>
    </w:p>
    <w:p w14:paraId="2184D2AA" w14:textId="77777777" w:rsidR="00D51BAA" w:rsidRDefault="00000000">
      <w:r>
        <w:t>diventa ansioso, ipervigile, cerca rassicurazione esterna, dipende dall’opinione altrui e si blocca nella paura.</w:t>
      </w:r>
    </w:p>
    <w:p w14:paraId="7F928E9C" w14:textId="77777777" w:rsidR="00D51BAA" w:rsidRDefault="00000000">
      <w:r>
        <w:t>diventa proattivo, si impegna in progetti significativi, sviluppa ambizione sana e agisce con scopo e determinazione.</w:t>
      </w:r>
    </w:p>
    <w:p w14:paraId="3475E21F" w14:textId="77777777" w:rsidR="00D51BAA" w:rsidRDefault="00000000">
      <w:pPr>
        <w:pStyle w:val="Puntoelenco"/>
      </w:pPr>
      <w:r>
        <w:t>Ferita: l’aver percepito di non essere accolto se imperfetto o sbagliato.</w:t>
      </w:r>
    </w:p>
    <w:p w14:paraId="29708506" w14:textId="77777777" w:rsidR="00D51BAA" w:rsidRDefault="00000000">
      <w:pPr>
        <w:pStyle w:val="Puntoelenco"/>
      </w:pPr>
      <w:r>
        <w:t>Passione: la rabbia, tenuta sotto controllo e rivolta verso un ideale di correttezza.</w:t>
      </w:r>
    </w:p>
    <w:p w14:paraId="5CABEEC6" w14:textId="77777777" w:rsidR="00D51BAA" w:rsidRDefault="00000000">
      <w:pPr>
        <w:pStyle w:val="Puntoelenco"/>
      </w:pPr>
      <w:r>
        <w:t>Fissazione: il risentimento e il giudizio — «fare le cose bene» come misura di valore personale.</w:t>
      </w:r>
    </w:p>
    <w:p w14:paraId="4AF41997" w14:textId="77777777" w:rsidR="00D51BAA" w:rsidRDefault="00000000">
      <w:pPr>
        <w:pStyle w:val="Puntoelenco"/>
      </w:pPr>
      <w:r>
        <w:t>Dono liberato: Equanimità, senso etico autentico, capacità di migliorare il mondo senza condannarlo.</w:t>
      </w:r>
    </w:p>
    <w:p w14:paraId="118692C5" w14:textId="77777777" w:rsidR="00D51BAA" w:rsidRDefault="00000000">
      <w:r>
        <w:rPr>
          <w:b/>
        </w:rPr>
        <w:t>🔥 Motivazione di base</w:t>
      </w:r>
    </w:p>
    <w:p w14:paraId="72B94C08" w14:textId="77777777" w:rsidR="00D51BAA" w:rsidRDefault="00000000">
      <w:r>
        <w:t>il desiderio di essere giusto, corretto e migliorare il mondo. Forte senso del dovere e della responsabilità morale.</w:t>
      </w:r>
    </w:p>
    <w:p w14:paraId="49A6BF26" w14:textId="77777777" w:rsidR="00D51BAA" w:rsidRDefault="00000000">
      <w:r>
        <w:rPr>
          <w:b/>
        </w:rPr>
        <w:t>✨ Luce (qualità positive)</w:t>
      </w:r>
    </w:p>
    <w:p w14:paraId="1CFFF28B" w14:textId="77777777" w:rsidR="00D51BAA" w:rsidRDefault="00000000">
      <w:pPr>
        <w:pStyle w:val="Puntoelenco"/>
      </w:pPr>
      <w:r>
        <w:t>Integrità morale e coerenza etica</w:t>
      </w:r>
    </w:p>
    <w:p w14:paraId="22087AE4" w14:textId="77777777" w:rsidR="00D51BAA" w:rsidRDefault="00000000">
      <w:pPr>
        <w:pStyle w:val="Puntoelenco"/>
      </w:pPr>
      <w:r>
        <w:t>attenzione ai dettagli e precisione</w:t>
      </w:r>
    </w:p>
    <w:p w14:paraId="3A5F3FBD" w14:textId="77777777" w:rsidR="00D51BAA" w:rsidRDefault="00000000">
      <w:pPr>
        <w:pStyle w:val="Puntoelenco"/>
      </w:pPr>
      <w:r>
        <w:t>capacità di migliorare sistemi e processi</w:t>
      </w:r>
    </w:p>
    <w:p w14:paraId="731D175D" w14:textId="77777777" w:rsidR="00D51BAA" w:rsidRDefault="00000000">
      <w:pPr>
        <w:pStyle w:val="Puntoelenco"/>
      </w:pPr>
      <w:r>
        <w:t>disciplina e autodisciplina</w:t>
      </w:r>
    </w:p>
    <w:p w14:paraId="3E164598" w14:textId="77777777" w:rsidR="00D51BAA" w:rsidRDefault="00000000">
      <w:pPr>
        <w:pStyle w:val="Puntoelenco"/>
      </w:pPr>
      <w:r>
        <w:t>idealismo costruttivo</w:t>
      </w:r>
    </w:p>
    <w:p w14:paraId="7778A6F7" w14:textId="77777777" w:rsidR="00D51BAA" w:rsidRDefault="00000000">
      <w:r>
        <w:rPr>
          <w:b/>
        </w:rPr>
        <w:t>🌑 Ombra (trappole e difficoltà)</w:t>
      </w:r>
    </w:p>
    <w:p w14:paraId="6AAA4E42" w14:textId="77777777" w:rsidR="00D51BAA" w:rsidRDefault="00000000">
      <w:pPr>
        <w:pStyle w:val="Puntoelenco"/>
      </w:pPr>
      <w:r>
        <w:t>Rigidità e intolleranza verso gli errori</w:t>
      </w:r>
    </w:p>
    <w:p w14:paraId="228935FC" w14:textId="77777777" w:rsidR="00D51BAA" w:rsidRDefault="00000000">
      <w:pPr>
        <w:pStyle w:val="Puntoelenco"/>
      </w:pPr>
      <w:r>
        <w:t>collera repressa che esplode in critiche</w:t>
      </w:r>
    </w:p>
    <w:p w14:paraId="04E8CFA1" w14:textId="77777777" w:rsidR="00D51BAA" w:rsidRDefault="00000000">
      <w:pPr>
        <w:pStyle w:val="Puntoelenco"/>
      </w:pPr>
      <w:r>
        <w:t>perfezionismo paralizzante</w:t>
      </w:r>
    </w:p>
    <w:p w14:paraId="7272071C" w14:textId="77777777" w:rsidR="00D51BAA" w:rsidRDefault="00000000">
      <w:pPr>
        <w:pStyle w:val="Puntoelenco"/>
      </w:pPr>
      <w:r>
        <w:t>sentimento di superiorità morale</w:t>
      </w:r>
    </w:p>
    <w:p w14:paraId="1B87C325" w14:textId="77777777" w:rsidR="00D51BAA" w:rsidRDefault="00000000">
      <w:pPr>
        <w:pStyle w:val="Puntoelenco"/>
      </w:pPr>
      <w:r>
        <w:t>difficoltà a rilassarsi e lasciar andare</w:t>
      </w:r>
    </w:p>
    <w:p w14:paraId="42563397" w14:textId="77777777" w:rsidR="00D51BAA" w:rsidRDefault="00000000">
      <w:r>
        <w:t>diventa depresso, irritabile, invidioso, si sente incompreso e si chiude in malinconia e rancore.</w:t>
      </w:r>
    </w:p>
    <w:p w14:paraId="0005F6D6" w14:textId="77777777" w:rsidR="00D51BAA" w:rsidRDefault="00000000">
      <w:r>
        <w:t>diventa più spontaneo, gioioso, accettante dell’imperfezione, capace di divertirsi e vedere il lato positivo.</w:t>
      </w:r>
    </w:p>
    <w:p w14:paraId="7FDB0E16" w14:textId="77777777" w:rsidR="00D51BAA" w:rsidRDefault="00000000">
      <w:pPr>
        <w:pStyle w:val="Puntoelenco"/>
      </w:pPr>
      <w:r>
        <w:lastRenderedPageBreak/>
        <w:t>Ferita: il bisogno di amore percepito come condizionato all’essere utile e indispensabile.</w:t>
      </w:r>
    </w:p>
    <w:p w14:paraId="11B8517D" w14:textId="77777777" w:rsidR="00D51BAA" w:rsidRDefault="00000000">
      <w:pPr>
        <w:pStyle w:val="Puntoelenco"/>
      </w:pPr>
      <w:r>
        <w:t>Passione: la superbia — «io so di cosa hai bisogno meglio di te».</w:t>
      </w:r>
    </w:p>
    <w:p w14:paraId="671AF49C" w14:textId="77777777" w:rsidR="00D51BAA" w:rsidRDefault="00000000">
      <w:pPr>
        <w:pStyle w:val="Puntoelenco"/>
      </w:pPr>
      <w:r>
        <w:t>Fissazione: la lusinga e la seduzione come strategia per meritarsi affetto.</w:t>
      </w:r>
    </w:p>
    <w:p w14:paraId="1026FA76" w14:textId="77777777" w:rsidR="00D51BAA" w:rsidRDefault="00000000">
      <w:pPr>
        <w:pStyle w:val="Puntoelenco"/>
      </w:pPr>
      <w:r>
        <w:t>Dono liberato: Altruismo autentico e libero, capacità di dare senza aspettarsi nulla in cambio.</w:t>
      </w:r>
    </w:p>
    <w:p w14:paraId="42634906" w14:textId="77777777" w:rsidR="00D51BAA" w:rsidRDefault="00000000">
      <w:r>
        <w:rPr>
          <w:b/>
        </w:rPr>
        <w:t>🔥 Motivazione di base</w:t>
      </w:r>
    </w:p>
    <w:p w14:paraId="75F541F2" w14:textId="77777777" w:rsidR="00D51BAA" w:rsidRDefault="00000000">
      <w:r>
        <w:t>il desiderio di essere amato e necessario agli altri. Trova valore nel dare e nel prendersi cura delle persone.</w:t>
      </w:r>
    </w:p>
    <w:p w14:paraId="5CEFC7CA" w14:textId="77777777" w:rsidR="00D51BAA" w:rsidRDefault="00000000">
      <w:r>
        <w:rPr>
          <w:b/>
        </w:rPr>
        <w:t>✨ Luce (qualità positive)</w:t>
      </w:r>
    </w:p>
    <w:p w14:paraId="75D0795B" w14:textId="77777777" w:rsidR="00D51BAA" w:rsidRDefault="00000000">
      <w:pPr>
        <w:pStyle w:val="Puntoelenco"/>
      </w:pPr>
      <w:r>
        <w:t>Empatia profonda e calore umano</w:t>
      </w:r>
    </w:p>
    <w:p w14:paraId="59CC8441" w14:textId="77777777" w:rsidR="00D51BAA" w:rsidRDefault="00000000">
      <w:pPr>
        <w:pStyle w:val="Puntoelenco"/>
      </w:pPr>
      <w:r>
        <w:t>generosità disinteressata</w:t>
      </w:r>
    </w:p>
    <w:p w14:paraId="15FA968B" w14:textId="77777777" w:rsidR="00D51BAA" w:rsidRDefault="00000000">
      <w:pPr>
        <w:pStyle w:val="Puntoelenco"/>
      </w:pPr>
      <w:r>
        <w:t>capacità di creare connessioni autentiche</w:t>
      </w:r>
    </w:p>
    <w:p w14:paraId="496E1FAC" w14:textId="77777777" w:rsidR="00D51BAA" w:rsidRDefault="00000000">
      <w:pPr>
        <w:pStyle w:val="Puntoelenco"/>
      </w:pPr>
      <w:r>
        <w:t>intuizione emotiva acuta</w:t>
      </w:r>
    </w:p>
    <w:p w14:paraId="20C1E6C6" w14:textId="77777777" w:rsidR="00D51BAA" w:rsidRDefault="00000000">
      <w:pPr>
        <w:pStyle w:val="Puntoelenco"/>
      </w:pPr>
      <w:r>
        <w:t>altruismo genuino</w:t>
      </w:r>
    </w:p>
    <w:p w14:paraId="49BEF2E0" w14:textId="77777777" w:rsidR="00D51BAA" w:rsidRDefault="00000000">
      <w:r>
        <w:rPr>
          <w:b/>
        </w:rPr>
        <w:t>🌑 Ombra (trappole e difficoltà)</w:t>
      </w:r>
    </w:p>
    <w:p w14:paraId="3D785703" w14:textId="77777777" w:rsidR="00D51BAA" w:rsidRDefault="00000000">
      <w:pPr>
        <w:pStyle w:val="Puntoelenco"/>
      </w:pPr>
      <w:r>
        <w:t>Bisogno di essere necessario che diventa possessività</w:t>
      </w:r>
    </w:p>
    <w:p w14:paraId="4CAEED8C" w14:textId="77777777" w:rsidR="00D51BAA" w:rsidRDefault="00000000">
      <w:pPr>
        <w:pStyle w:val="Puntoelenco"/>
      </w:pPr>
      <w:r>
        <w:t>manipolazione emotiva mascherata da gentilezza</w:t>
      </w:r>
    </w:p>
    <w:p w14:paraId="6DDBFD6E" w14:textId="77777777" w:rsidR="00D51BAA" w:rsidRDefault="00000000">
      <w:pPr>
        <w:pStyle w:val="Puntoelenco"/>
      </w:pPr>
      <w:r>
        <w:t>trascurare i propri bisogni</w:t>
      </w:r>
    </w:p>
    <w:p w14:paraId="2B96628B" w14:textId="77777777" w:rsidR="00D51BAA" w:rsidRDefault="00000000">
      <w:pPr>
        <w:pStyle w:val="Puntoelenco"/>
      </w:pPr>
      <w:r>
        <w:t>orgoglio nascosto</w:t>
      </w:r>
    </w:p>
    <w:p w14:paraId="434F3275" w14:textId="77777777" w:rsidR="00D51BAA" w:rsidRDefault="00000000">
      <w:pPr>
        <w:pStyle w:val="Puntoelenco"/>
      </w:pPr>
      <w:r>
        <w:t>difficoltà a stabilire confini sani</w:t>
      </w:r>
    </w:p>
    <w:p w14:paraId="504F82AD" w14:textId="77777777" w:rsidR="00D51BAA" w:rsidRDefault="00000000">
      <w:r>
        <w:t>diventa dominante, controllante, usa la collera per ottenere ciò che vuole e si sente tradito.</w:t>
      </w:r>
    </w:p>
    <w:p w14:paraId="15550E54" w14:textId="77777777" w:rsidR="00D51BAA" w:rsidRDefault="00000000">
      <w:r>
        <w:t>scopre i propri bisogni autentici, sviluppa creatività, accetta di non essere indispensabile e trova valore in sé stesso.</w:t>
      </w:r>
    </w:p>
    <w:p w14:paraId="7B135A12" w14:textId="77777777" w:rsidR="00D51BAA" w:rsidRDefault="00000000">
      <w:pPr>
        <w:pStyle w:val="Puntoelenco"/>
      </w:pPr>
      <w:r>
        <w:t>Ferita: l’accettazione percepita come legata al successo e all’immagine, non all’essere.</w:t>
      </w:r>
    </w:p>
    <w:p w14:paraId="30734F2A" w14:textId="77777777" w:rsidR="00D51BAA" w:rsidRDefault="00000000">
      <w:pPr>
        <w:pStyle w:val="Puntoelenco"/>
      </w:pPr>
      <w:r>
        <w:t>Passione: la vanità — identità plasmata su ciò che funziona e impressiona.</w:t>
      </w:r>
    </w:p>
    <w:p w14:paraId="52B0C404" w14:textId="77777777" w:rsidR="00D51BAA" w:rsidRDefault="00000000">
      <w:pPr>
        <w:pStyle w:val="Puntoelenco"/>
      </w:pPr>
      <w:r>
        <w:t>Fissazione: la competizione e l’autoinganno emotivo («sto benissimo», anche quando non è vero).</w:t>
      </w:r>
    </w:p>
    <w:p w14:paraId="625CAB69" w14:textId="77777777" w:rsidR="00D51BAA" w:rsidRDefault="00000000">
      <w:pPr>
        <w:pStyle w:val="Puntoelenco"/>
      </w:pPr>
      <w:r>
        <w:t>Dono liberato: Vera autostima, capacità di ispirare e realizzare al servizio di qualcosa di più grande di sé.</w:t>
      </w:r>
    </w:p>
    <w:p w14:paraId="1828D2CF" w14:textId="77777777" w:rsidR="00D51BAA" w:rsidRDefault="00000000">
      <w:r>
        <w:rPr>
          <w:b/>
        </w:rPr>
        <w:t>🔥 Motivazione di base</w:t>
      </w:r>
    </w:p>
    <w:p w14:paraId="712C05BF" w14:textId="77777777" w:rsidR="00D51BAA" w:rsidRDefault="00000000">
      <w:r>
        <w:t>il desiderio di essere ammirato, riconosciuto e avere successo. Trova valore nell’efficienza e nei risultati.</w:t>
      </w:r>
    </w:p>
    <w:p w14:paraId="40E55338" w14:textId="77777777" w:rsidR="00D51BAA" w:rsidRDefault="00000000">
      <w:r>
        <w:rPr>
          <w:b/>
        </w:rPr>
        <w:t>✨ Luce (qualità positive)</w:t>
      </w:r>
    </w:p>
    <w:p w14:paraId="38B6554C" w14:textId="77777777" w:rsidR="00D51BAA" w:rsidRDefault="00000000">
      <w:pPr>
        <w:pStyle w:val="Puntoelenco"/>
      </w:pPr>
      <w:r>
        <w:lastRenderedPageBreak/>
        <w:t>Capacità di motivare e ispirare gli altri</w:t>
      </w:r>
    </w:p>
    <w:p w14:paraId="45F3292A" w14:textId="77777777" w:rsidR="00D51BAA" w:rsidRDefault="00000000">
      <w:pPr>
        <w:pStyle w:val="Puntoelenco"/>
      </w:pPr>
      <w:r>
        <w:t>efficienza e orientamento ai risultati</w:t>
      </w:r>
    </w:p>
    <w:p w14:paraId="1C7F00F5" w14:textId="77777777" w:rsidR="00D51BAA" w:rsidRDefault="00000000">
      <w:pPr>
        <w:pStyle w:val="Puntoelenco"/>
      </w:pPr>
      <w:r>
        <w:t>adattabilità e carisma</w:t>
      </w:r>
    </w:p>
    <w:p w14:paraId="4F548288" w14:textId="77777777" w:rsidR="00D51BAA" w:rsidRDefault="00000000">
      <w:pPr>
        <w:pStyle w:val="Puntoelenco"/>
      </w:pPr>
      <w:r>
        <w:t>visione strategica</w:t>
      </w:r>
    </w:p>
    <w:p w14:paraId="782078D7" w14:textId="77777777" w:rsidR="00D51BAA" w:rsidRDefault="00000000">
      <w:pPr>
        <w:pStyle w:val="Puntoelenco"/>
      </w:pPr>
      <w:r>
        <w:t>determinazione e resilienza</w:t>
      </w:r>
    </w:p>
    <w:p w14:paraId="10C8BD5B" w14:textId="77777777" w:rsidR="00D51BAA" w:rsidRDefault="00000000">
      <w:r>
        <w:rPr>
          <w:b/>
        </w:rPr>
        <w:t>🌑 Ombra (trappole e difficoltà)</w:t>
      </w:r>
    </w:p>
    <w:p w14:paraId="0014F93F" w14:textId="77777777" w:rsidR="00D51BAA" w:rsidRDefault="00000000">
      <w:pPr>
        <w:pStyle w:val="Puntoelenco"/>
      </w:pPr>
      <w:r>
        <w:t>Identità costruita sull’immagine e sul successo</w:t>
      </w:r>
    </w:p>
    <w:p w14:paraId="3FAA874E" w14:textId="77777777" w:rsidR="00D51BAA" w:rsidRDefault="00000000">
      <w:pPr>
        <w:pStyle w:val="Puntoelenco"/>
      </w:pPr>
      <w:r>
        <w:t>competitività eccessiva</w:t>
      </w:r>
    </w:p>
    <w:p w14:paraId="0C1595A1" w14:textId="77777777" w:rsidR="00D51BAA" w:rsidRDefault="00000000">
      <w:pPr>
        <w:pStyle w:val="Puntoelenco"/>
      </w:pPr>
      <w:r>
        <w:t>difficoltà a riconoscere i propri sentimenti reali</w:t>
      </w:r>
    </w:p>
    <w:p w14:paraId="3319FDE2" w14:textId="77777777" w:rsidR="00D51BAA" w:rsidRDefault="00000000">
      <w:pPr>
        <w:pStyle w:val="Puntoelenco"/>
      </w:pPr>
      <w:r>
        <w:t>relazioni superficiali</w:t>
      </w:r>
    </w:p>
    <w:p w14:paraId="072D8A04" w14:textId="77777777" w:rsidR="00D51BAA" w:rsidRDefault="00000000">
      <w:pPr>
        <w:pStyle w:val="Puntoelenco"/>
      </w:pPr>
      <w:r>
        <w:t>paura del fallimento</w:t>
      </w:r>
    </w:p>
    <w:p w14:paraId="791476CB" w14:textId="77777777" w:rsidR="00D51BAA" w:rsidRDefault="00000000">
      <w:r>
        <w:t>diventa apatico, disimpegnato, confuso, perde la motivazione e si rifugia nell’indifferenza.</w:t>
      </w:r>
    </w:p>
    <w:p w14:paraId="211E448E" w14:textId="77777777" w:rsidR="00D51BAA" w:rsidRDefault="00000000">
      <w:r>
        <w:t>diventa più autentico, leale e collaborativo, si ferma a riflettere e sviluppa relazioni genuine basate sulla fiducia.</w:t>
      </w:r>
    </w:p>
    <w:p w14:paraId="2138CA56" w14:textId="77777777" w:rsidR="00D51BAA" w:rsidRDefault="00000000">
      <w:pPr>
        <w:pStyle w:val="Puntoelenco"/>
      </w:pPr>
      <w:r>
        <w:t>Ferita: la sensazione di qualcosa di essenziale che manca, di non essere «completo» come gli altri.</w:t>
      </w:r>
    </w:p>
    <w:p w14:paraId="1AB71B6A" w14:textId="77777777" w:rsidR="00D51BAA" w:rsidRDefault="00000000">
      <w:pPr>
        <w:pStyle w:val="Puntoelenco"/>
      </w:pPr>
      <w:r>
        <w:t>Passione: l’invidia — il confronto continuo con ciò che gli altri hanno e a sé manca.</w:t>
      </w:r>
    </w:p>
    <w:p w14:paraId="7DA360A2" w14:textId="77777777" w:rsidR="00D51BAA" w:rsidRDefault="00000000">
      <w:pPr>
        <w:pStyle w:val="Puntoelenco"/>
      </w:pPr>
      <w:r>
        <w:t>Fissazione: la malinconia e l’idealizzazione di ciò che è lontano, introvabile, perduto.</w:t>
      </w:r>
    </w:p>
    <w:p w14:paraId="7FBF30B7" w14:textId="77777777" w:rsidR="00D51BAA" w:rsidRDefault="00000000">
      <w:pPr>
        <w:pStyle w:val="Puntoelenco"/>
      </w:pPr>
      <w:r>
        <w:t>Dono liberato: Creatività e profondità autentica, capacità di dare voce al dolore e trasformarlo in bellezza.</w:t>
      </w:r>
    </w:p>
    <w:p w14:paraId="64BCE513" w14:textId="77777777" w:rsidR="00D51BAA" w:rsidRDefault="00000000">
      <w:r>
        <w:rPr>
          <w:b/>
        </w:rPr>
        <w:t>🔥 Motivazione di base</w:t>
      </w:r>
    </w:p>
    <w:p w14:paraId="3DACE8D6" w14:textId="77777777" w:rsidR="00D51BAA" w:rsidRDefault="00000000">
      <w:r>
        <w:t>il desiderio di trovare se stesso e il proprio significato unico. Cerca autenticità emotiva e profondità.</w:t>
      </w:r>
    </w:p>
    <w:p w14:paraId="2D6D38E7" w14:textId="77777777" w:rsidR="00D51BAA" w:rsidRDefault="00000000">
      <w:r>
        <w:rPr>
          <w:b/>
        </w:rPr>
        <w:t>✨ Luce (qualità positive)</w:t>
      </w:r>
    </w:p>
    <w:p w14:paraId="522CC39E" w14:textId="77777777" w:rsidR="00D51BAA" w:rsidRDefault="00000000">
      <w:pPr>
        <w:pStyle w:val="Puntoelenco"/>
      </w:pPr>
      <w:r>
        <w:t>Creatività e sensibilità artistica</w:t>
      </w:r>
    </w:p>
    <w:p w14:paraId="1A596C1A" w14:textId="77777777" w:rsidR="00D51BAA" w:rsidRDefault="00000000">
      <w:pPr>
        <w:pStyle w:val="Puntoelenco"/>
      </w:pPr>
      <w:r>
        <w:t>profondità emotiva e autenticità</w:t>
      </w:r>
    </w:p>
    <w:p w14:paraId="7394E3E7" w14:textId="77777777" w:rsidR="00D51BAA" w:rsidRDefault="00000000">
      <w:pPr>
        <w:pStyle w:val="Puntoelenco"/>
      </w:pPr>
      <w:r>
        <w:t>capacità di trasformare il dolore in bellezza</w:t>
      </w:r>
    </w:p>
    <w:p w14:paraId="31F8198B" w14:textId="77777777" w:rsidR="00D51BAA" w:rsidRDefault="00000000">
      <w:pPr>
        <w:pStyle w:val="Puntoelenco"/>
      </w:pPr>
      <w:r>
        <w:t>introspezione e consapevolezza di sé</w:t>
      </w:r>
    </w:p>
    <w:p w14:paraId="15F8B075" w14:textId="77777777" w:rsidR="00D51BAA" w:rsidRDefault="00000000">
      <w:pPr>
        <w:pStyle w:val="Puntoelenco"/>
      </w:pPr>
      <w:r>
        <w:t>empatia per le sfumature emotive</w:t>
      </w:r>
    </w:p>
    <w:p w14:paraId="00962C82" w14:textId="77777777" w:rsidR="00D51BAA" w:rsidRDefault="00000000">
      <w:r>
        <w:rPr>
          <w:b/>
        </w:rPr>
        <w:t>🌑 Ombra (trappole e difficoltà)</w:t>
      </w:r>
    </w:p>
    <w:p w14:paraId="1C362CF4" w14:textId="77777777" w:rsidR="00D51BAA" w:rsidRDefault="00000000">
      <w:pPr>
        <w:pStyle w:val="Puntoelenco"/>
      </w:pPr>
      <w:r>
        <w:t>Malinconia cronica e auto-commiserazione</w:t>
      </w:r>
    </w:p>
    <w:p w14:paraId="6567492F" w14:textId="77777777" w:rsidR="00D51BAA" w:rsidRDefault="00000000">
      <w:pPr>
        <w:pStyle w:val="Puntoelenco"/>
      </w:pPr>
      <w:r>
        <w:t>sentimento di essere «diversi» e incompresi</w:t>
      </w:r>
    </w:p>
    <w:p w14:paraId="466F6C6C" w14:textId="77777777" w:rsidR="00D51BAA" w:rsidRDefault="00000000">
      <w:pPr>
        <w:pStyle w:val="Puntoelenco"/>
      </w:pPr>
      <w:r>
        <w:t>invidia verso gli altri</w:t>
      </w:r>
    </w:p>
    <w:p w14:paraId="3B9F5363" w14:textId="77777777" w:rsidR="00D51BAA" w:rsidRDefault="00000000">
      <w:pPr>
        <w:pStyle w:val="Puntoelenco"/>
      </w:pPr>
      <w:r>
        <w:lastRenderedPageBreak/>
        <w:t>drammatizzazione emotiva</w:t>
      </w:r>
    </w:p>
    <w:p w14:paraId="6A4EC2DF" w14:textId="77777777" w:rsidR="00D51BAA" w:rsidRDefault="00000000">
      <w:pPr>
        <w:pStyle w:val="Puntoelenco"/>
      </w:pPr>
      <w:r>
        <w:t>difficoltà a vivere nel presente e accettare la quotidianità</w:t>
      </w:r>
    </w:p>
    <w:p w14:paraId="6A96D0E8" w14:textId="77777777" w:rsidR="00D51BAA" w:rsidRDefault="00000000">
      <w:r>
        <w:t>diventa bisognoso di attenzione, manipolativo emotivamente, si aggrappa agli altri per sentirsi amato e validato.</w:t>
      </w:r>
    </w:p>
    <w:p w14:paraId="36D943B3" w14:textId="77777777" w:rsidR="00D51BAA" w:rsidRDefault="00000000">
      <w:r>
        <w:t>trasforma la creatività in azione costruttiva, sviluppa disciplina, trova bellezza nel quotidiano e accetta la realtà.</w:t>
      </w:r>
    </w:p>
    <w:p w14:paraId="480707B0" w14:textId="77777777" w:rsidR="00D51BAA" w:rsidRDefault="00000000">
      <w:pPr>
        <w:pStyle w:val="Puntoelenco"/>
      </w:pPr>
      <w:r>
        <w:t>Ferita: il mondo percepito come invasivo e pretenzioso, che esige troppo e restituisce poco.</w:t>
      </w:r>
    </w:p>
    <w:p w14:paraId="50BEC6B9" w14:textId="77777777" w:rsidR="00D51BAA" w:rsidRDefault="00000000">
      <w:pPr>
        <w:pStyle w:val="Puntoelenco"/>
      </w:pPr>
      <w:r>
        <w:t>Passione: l’avarizia — conservazione gelosa di energia, tempo, conoscenza.</w:t>
      </w:r>
    </w:p>
    <w:p w14:paraId="41DA949A" w14:textId="77777777" w:rsidR="00D51BAA" w:rsidRDefault="00000000">
      <w:pPr>
        <w:pStyle w:val="Puntoelenco"/>
      </w:pPr>
      <w:r>
        <w:t>Fissazione: l’attaccamento all’osservazione distaccata, la riduzione della vita al pensiero.</w:t>
      </w:r>
    </w:p>
    <w:p w14:paraId="7983B946" w14:textId="77777777" w:rsidR="00D51BAA" w:rsidRDefault="00000000">
      <w:pPr>
        <w:pStyle w:val="Puntoelenco"/>
      </w:pPr>
      <w:r>
        <w:t>Dono liberato: Saggezza profonda, capacità di vedere con chiarezza e di generare conoscenza vera.</w:t>
      </w:r>
    </w:p>
    <w:p w14:paraId="4D67B0C2" w14:textId="77777777" w:rsidR="00D51BAA" w:rsidRDefault="00000000">
      <w:r>
        <w:rPr>
          <w:b/>
        </w:rPr>
        <w:t>🔥 Motivazione di base</w:t>
      </w:r>
    </w:p>
    <w:p w14:paraId="1DF4E5E9" w14:textId="77777777" w:rsidR="00D51BAA" w:rsidRDefault="00000000">
      <w:r>
        <w:t>il desiderio di essere competente e capire il mondo. Trova sicurezza nella conoscenza e nell’autonomia.</w:t>
      </w:r>
    </w:p>
    <w:p w14:paraId="5724D08B" w14:textId="77777777" w:rsidR="00D51BAA" w:rsidRDefault="00000000">
      <w:r>
        <w:rPr>
          <w:b/>
        </w:rPr>
        <w:t>✨ Luce (qualità positive)</w:t>
      </w:r>
    </w:p>
    <w:p w14:paraId="3A61477A" w14:textId="77777777" w:rsidR="00D51BAA" w:rsidRDefault="00000000">
      <w:pPr>
        <w:pStyle w:val="Puntoelenco"/>
      </w:pPr>
      <w:r>
        <w:t>Intelligenza analitica e curiosità intellettuale</w:t>
      </w:r>
    </w:p>
    <w:p w14:paraId="40FFEB23" w14:textId="77777777" w:rsidR="00D51BAA" w:rsidRDefault="00000000">
      <w:pPr>
        <w:pStyle w:val="Puntoelenco"/>
      </w:pPr>
      <w:r>
        <w:t>indipendenza e autonomia</w:t>
      </w:r>
    </w:p>
    <w:p w14:paraId="34EC730F" w14:textId="77777777" w:rsidR="00D51BAA" w:rsidRDefault="00000000">
      <w:pPr>
        <w:pStyle w:val="Puntoelenco"/>
      </w:pPr>
      <w:r>
        <w:t>capacità di vedere pattern nascosti</w:t>
      </w:r>
    </w:p>
    <w:p w14:paraId="6E06DC04" w14:textId="77777777" w:rsidR="00D51BAA" w:rsidRDefault="00000000">
      <w:pPr>
        <w:pStyle w:val="Puntoelenco"/>
      </w:pPr>
      <w:r>
        <w:t>obiettività e lucidità</w:t>
      </w:r>
    </w:p>
    <w:p w14:paraId="18336FEE" w14:textId="77777777" w:rsidR="00D51BAA" w:rsidRDefault="00000000">
      <w:pPr>
        <w:pStyle w:val="Puntoelenco"/>
      </w:pPr>
      <w:r>
        <w:t>concentrazione profonda</w:t>
      </w:r>
    </w:p>
    <w:p w14:paraId="0859B549" w14:textId="77777777" w:rsidR="00D51BAA" w:rsidRDefault="00000000">
      <w:r>
        <w:rPr>
          <w:b/>
        </w:rPr>
        <w:t>🌑 Ombra (trappole e difficoltà)</w:t>
      </w:r>
    </w:p>
    <w:p w14:paraId="748C715B" w14:textId="77777777" w:rsidR="00D51BAA" w:rsidRDefault="00000000">
      <w:pPr>
        <w:pStyle w:val="Puntoelenco"/>
      </w:pPr>
      <w:r>
        <w:t>Isolamento e ritiro dal mondo</w:t>
      </w:r>
    </w:p>
    <w:p w14:paraId="4AE5A6F8" w14:textId="77777777" w:rsidR="00D51BAA" w:rsidRDefault="00000000">
      <w:pPr>
        <w:pStyle w:val="Puntoelenco"/>
      </w:pPr>
      <w:r>
        <w:t>avarizia emotiva e difficoltà a condividere</w:t>
      </w:r>
    </w:p>
    <w:p w14:paraId="67435C1F" w14:textId="77777777" w:rsidR="00D51BAA" w:rsidRDefault="00000000">
      <w:pPr>
        <w:pStyle w:val="Puntoelenco"/>
      </w:pPr>
      <w:r>
        <w:t>arroganza intellettuale</w:t>
      </w:r>
    </w:p>
    <w:p w14:paraId="1E31FDE9" w14:textId="77777777" w:rsidR="00D51BAA" w:rsidRDefault="00000000">
      <w:pPr>
        <w:pStyle w:val="Puntoelenco"/>
      </w:pPr>
      <w:r>
        <w:t>paralisi da analisi eccessiva</w:t>
      </w:r>
    </w:p>
    <w:p w14:paraId="7EE695A7" w14:textId="77777777" w:rsidR="00D51BAA" w:rsidRDefault="00000000">
      <w:pPr>
        <w:pStyle w:val="Puntoelenco"/>
      </w:pPr>
      <w:r>
        <w:t>difficoltà a esprimere emozioni</w:t>
      </w:r>
    </w:p>
    <w:p w14:paraId="6F0828D7" w14:textId="77777777" w:rsidR="00D51BAA" w:rsidRDefault="00000000">
      <w:r>
        <w:t>diventa dispersivo, iperattivo, cerca distrazioni compulsive ed evita i problemi con attività superficiali.</w:t>
      </w:r>
    </w:p>
    <w:p w14:paraId="2713C601" w14:textId="77777777" w:rsidR="00D51BAA" w:rsidRDefault="00000000">
      <w:r>
        <w:t>diventa assertivo, agisce con fiducia, condivide la conoscenza, assume leadership e partecipa attivamente alla vita.</w:t>
      </w:r>
    </w:p>
    <w:p w14:paraId="3C9FDE9E" w14:textId="77777777" w:rsidR="00D51BAA" w:rsidRDefault="00000000">
      <w:pPr>
        <w:pStyle w:val="Puntoelenco"/>
      </w:pPr>
      <w:r>
        <w:t>Ferita: l’incertezza sull’affidabilità del mondo e delle persone care.</w:t>
      </w:r>
    </w:p>
    <w:p w14:paraId="5C2C2D76" w14:textId="77777777" w:rsidR="00D51BAA" w:rsidRDefault="00000000">
      <w:pPr>
        <w:pStyle w:val="Puntoelenco"/>
      </w:pPr>
      <w:r>
        <w:t>Passione: la paura — dubbio, ricerca di conferme, scansioni continue di minacce.</w:t>
      </w:r>
    </w:p>
    <w:p w14:paraId="25D8EE72" w14:textId="77777777" w:rsidR="00D51BAA" w:rsidRDefault="00000000">
      <w:pPr>
        <w:pStyle w:val="Puntoelenco"/>
      </w:pPr>
      <w:r>
        <w:lastRenderedPageBreak/>
        <w:t>Fissazione: la previsione e la controprova — «e se andasse storto?» come domanda ossessiva.</w:t>
      </w:r>
    </w:p>
    <w:p w14:paraId="0E405872" w14:textId="77777777" w:rsidR="00D51BAA" w:rsidRDefault="00000000">
      <w:pPr>
        <w:pStyle w:val="Puntoelenco"/>
      </w:pPr>
      <w:r>
        <w:t>Dono liberato: Lealtà profonda, coraggio sereno, capacità di sostenere gli altri nei momenti difficili.</w:t>
      </w:r>
    </w:p>
    <w:p w14:paraId="558DB666" w14:textId="77777777" w:rsidR="00D51BAA" w:rsidRDefault="00000000">
      <w:r>
        <w:rPr>
          <w:b/>
        </w:rPr>
        <w:t>🔥 Motivazione di base</w:t>
      </w:r>
    </w:p>
    <w:p w14:paraId="389B4E9B" w14:textId="77777777" w:rsidR="00D51BAA" w:rsidRDefault="00000000">
      <w:r>
        <w:t>il desiderio di sicurezza e supporto. Cerca strutture affidabili e relazioni di fiducia.</w:t>
      </w:r>
    </w:p>
    <w:p w14:paraId="39236B33" w14:textId="77777777" w:rsidR="00D51BAA" w:rsidRDefault="00000000">
      <w:r>
        <w:rPr>
          <w:b/>
        </w:rPr>
        <w:t>✨ Luce (qualità positive)</w:t>
      </w:r>
    </w:p>
    <w:p w14:paraId="1ED443AB" w14:textId="77777777" w:rsidR="00D51BAA" w:rsidRDefault="00000000">
      <w:pPr>
        <w:pStyle w:val="Puntoelenco"/>
      </w:pPr>
      <w:r>
        <w:t>Lealtà e affidabilità</w:t>
      </w:r>
    </w:p>
    <w:p w14:paraId="5034BD2E" w14:textId="77777777" w:rsidR="00D51BAA" w:rsidRDefault="00000000">
      <w:pPr>
        <w:pStyle w:val="Puntoelenco"/>
      </w:pPr>
      <w:r>
        <w:t>previsione dei problemi e pianificazione</w:t>
      </w:r>
    </w:p>
    <w:p w14:paraId="124A612F" w14:textId="77777777" w:rsidR="00D51BAA" w:rsidRDefault="00000000">
      <w:pPr>
        <w:pStyle w:val="Puntoelenco"/>
      </w:pPr>
      <w:r>
        <w:t>coraggio quando agisce per gli altri</w:t>
      </w:r>
    </w:p>
    <w:p w14:paraId="4A7F08E3" w14:textId="77777777" w:rsidR="00D51BAA" w:rsidRDefault="00000000">
      <w:pPr>
        <w:pStyle w:val="Puntoelenco"/>
      </w:pPr>
      <w:r>
        <w:t>senso di comunità e appartenenza</w:t>
      </w:r>
    </w:p>
    <w:p w14:paraId="0684CAE1" w14:textId="77777777" w:rsidR="00D51BAA" w:rsidRDefault="00000000">
      <w:pPr>
        <w:pStyle w:val="Puntoelenco"/>
      </w:pPr>
      <w:r>
        <w:t>onestà e umiltà</w:t>
      </w:r>
    </w:p>
    <w:p w14:paraId="2F67C81F" w14:textId="77777777" w:rsidR="00D51BAA" w:rsidRDefault="00000000">
      <w:r>
        <w:rPr>
          <w:b/>
        </w:rPr>
        <w:t>🌑 Ombra (trappole e difficoltà)</w:t>
      </w:r>
    </w:p>
    <w:p w14:paraId="3B751172" w14:textId="77777777" w:rsidR="00D51BAA" w:rsidRDefault="00000000">
      <w:pPr>
        <w:pStyle w:val="Puntoelenco"/>
      </w:pPr>
      <w:r>
        <w:t>Ansia cronica</w:t>
      </w:r>
    </w:p>
    <w:p w14:paraId="152B277F" w14:textId="77777777" w:rsidR="00D51BAA" w:rsidRDefault="00000000">
      <w:pPr>
        <w:pStyle w:val="Puntoelenco"/>
      </w:pPr>
      <w:r>
        <w:t>dipendenza dall’autorità o ribellione eccessiva</w:t>
      </w:r>
    </w:p>
    <w:p w14:paraId="3396E7E3" w14:textId="77777777" w:rsidR="00D51BAA" w:rsidRDefault="00000000">
      <w:pPr>
        <w:pStyle w:val="Puntoelenco"/>
      </w:pPr>
      <w:r>
        <w:t>sospettosità e diffidenza</w:t>
      </w:r>
    </w:p>
    <w:p w14:paraId="3F4AC482" w14:textId="77777777" w:rsidR="00D51BAA" w:rsidRDefault="00000000">
      <w:pPr>
        <w:pStyle w:val="Puntoelenco"/>
      </w:pPr>
      <w:r>
        <w:t>indecisione paralizzante</w:t>
      </w:r>
    </w:p>
    <w:p w14:paraId="32618F49" w14:textId="77777777" w:rsidR="00D51BAA" w:rsidRDefault="00000000">
      <w:pPr>
        <w:pStyle w:val="Puntoelenco"/>
      </w:pPr>
      <w:r>
        <w:t>proiezione delle proprie paure sugli altri</w:t>
      </w:r>
    </w:p>
    <w:p w14:paraId="63C2B81D" w14:textId="77777777" w:rsidR="00D51BAA" w:rsidRDefault="00000000">
      <w:r>
        <w:t>diventa competitivo, ossessionato dall’immagine e cerca successo per compensare l’insicurezza.</w:t>
      </w:r>
    </w:p>
    <w:p w14:paraId="401E0D26" w14:textId="77777777" w:rsidR="00D51BAA" w:rsidRDefault="00000000">
      <w:r>
        <w:t>diventa sereno, accetta l’incertezza, trova pace interiore e diventa un mediatore naturale.</w:t>
      </w:r>
    </w:p>
    <w:p w14:paraId="5BEB31C3" w14:textId="77777777" w:rsidR="00D51BAA" w:rsidRDefault="00000000">
      <w:pPr>
        <w:pStyle w:val="Puntoelenco"/>
      </w:pPr>
      <w:r>
        <w:t>Ferita: la frustrazione e la sofferenza percepite come intollerabili, da cui fuggire.</w:t>
      </w:r>
    </w:p>
    <w:p w14:paraId="68E0E034" w14:textId="77777777" w:rsidR="00D51BAA" w:rsidRDefault="00000000">
      <w:pPr>
        <w:pStyle w:val="Puntoelenco"/>
      </w:pPr>
      <w:r>
        <w:t>Passione: l’ingordigia — sete di esperienze, opzioni, stimoli sempre nuovi.</w:t>
      </w:r>
    </w:p>
    <w:p w14:paraId="160606FB" w14:textId="77777777" w:rsidR="00D51BAA" w:rsidRDefault="00000000">
      <w:pPr>
        <w:pStyle w:val="Puntoelenco"/>
      </w:pPr>
      <w:r>
        <w:t>Fissazione: la pianificazione e l’idealizzazione — il «prossimo momento meraviglioso» che deve arrivare.</w:t>
      </w:r>
    </w:p>
    <w:p w14:paraId="004687BB" w14:textId="77777777" w:rsidR="00D51BAA" w:rsidRDefault="00000000">
      <w:pPr>
        <w:pStyle w:val="Puntoelenco"/>
      </w:pPr>
      <w:r>
        <w:t>Dono liberato: Gioia genuina, gratitudine, capacità di vedere possibilità dove altri vedono muri.</w:t>
      </w:r>
    </w:p>
    <w:p w14:paraId="2CD1BB6B" w14:textId="77777777" w:rsidR="00D51BAA" w:rsidRDefault="00000000">
      <w:r>
        <w:rPr>
          <w:b/>
        </w:rPr>
        <w:t>🔥 Motivazione di base</w:t>
      </w:r>
    </w:p>
    <w:p w14:paraId="050FD157" w14:textId="77777777" w:rsidR="00D51BAA" w:rsidRDefault="00000000">
      <w:r>
        <w:t>il desiderio di essere soddisfatto e felice. Cerca esperienze piacevoli ed evita il dolore e la limitazione.</w:t>
      </w:r>
    </w:p>
    <w:p w14:paraId="4ADEB3D2" w14:textId="77777777" w:rsidR="00D51BAA" w:rsidRDefault="00000000">
      <w:r>
        <w:rPr>
          <w:b/>
        </w:rPr>
        <w:t>✨ Luce (qualità positive)</w:t>
      </w:r>
    </w:p>
    <w:p w14:paraId="5CA5687D" w14:textId="77777777" w:rsidR="00D51BAA" w:rsidRDefault="00000000">
      <w:pPr>
        <w:pStyle w:val="Puntoelenco"/>
      </w:pPr>
      <w:r>
        <w:t>Ottimismo contagioso e gioia di vivere</w:t>
      </w:r>
    </w:p>
    <w:p w14:paraId="50A65E26" w14:textId="77777777" w:rsidR="00D51BAA" w:rsidRDefault="00000000">
      <w:pPr>
        <w:pStyle w:val="Puntoelenco"/>
      </w:pPr>
      <w:r>
        <w:t>creatività e visione delle possibilità</w:t>
      </w:r>
    </w:p>
    <w:p w14:paraId="1976B05F" w14:textId="77777777" w:rsidR="00D51BAA" w:rsidRDefault="00000000">
      <w:pPr>
        <w:pStyle w:val="Puntoelenco"/>
      </w:pPr>
      <w:r>
        <w:lastRenderedPageBreak/>
        <w:t>adattabilità e spirito d’avventura</w:t>
      </w:r>
    </w:p>
    <w:p w14:paraId="7958FACF" w14:textId="77777777" w:rsidR="00D51BAA" w:rsidRDefault="00000000">
      <w:pPr>
        <w:pStyle w:val="Puntoelenco"/>
      </w:pPr>
      <w:r>
        <w:t>capacità di risolvere problemi con entusiasmo</w:t>
      </w:r>
    </w:p>
    <w:p w14:paraId="659AD048" w14:textId="77777777" w:rsidR="00D51BAA" w:rsidRDefault="00000000">
      <w:pPr>
        <w:pStyle w:val="Puntoelenco"/>
      </w:pPr>
      <w:r>
        <w:t>energia e slancio propositivo</w:t>
      </w:r>
    </w:p>
    <w:p w14:paraId="7F35485F" w14:textId="77777777" w:rsidR="00D51BAA" w:rsidRDefault="00000000">
      <w:r>
        <w:rPr>
          <w:b/>
        </w:rPr>
        <w:t>🌑 Ombra (trappole e difficoltà)</w:t>
      </w:r>
    </w:p>
    <w:p w14:paraId="3A266C22" w14:textId="77777777" w:rsidR="00D51BAA" w:rsidRDefault="00000000">
      <w:pPr>
        <w:pStyle w:val="Puntoelenco"/>
      </w:pPr>
      <w:r>
        <w:t>Evitamento del dolore e della sofferenza</w:t>
      </w:r>
    </w:p>
    <w:p w14:paraId="6F0F257F" w14:textId="77777777" w:rsidR="00D51BAA" w:rsidRDefault="00000000">
      <w:pPr>
        <w:pStyle w:val="Puntoelenco"/>
      </w:pPr>
      <w:r>
        <w:t>impulsività e mancanza di impegno</w:t>
      </w:r>
    </w:p>
    <w:p w14:paraId="331E6E7A" w14:textId="77777777" w:rsidR="00D51BAA" w:rsidRDefault="00000000">
      <w:pPr>
        <w:pStyle w:val="Puntoelenco"/>
      </w:pPr>
      <w:r>
        <w:t>superficialità e difficoltà a completare progetti</w:t>
      </w:r>
    </w:p>
    <w:p w14:paraId="3181032E" w14:textId="77777777" w:rsidR="00D51BAA" w:rsidRDefault="00000000">
      <w:pPr>
        <w:pStyle w:val="Puntoelenco"/>
      </w:pPr>
      <w:r>
        <w:t>ricerca compulsiva di stimoli</w:t>
      </w:r>
    </w:p>
    <w:p w14:paraId="3D63D2C7" w14:textId="77777777" w:rsidR="00D51BAA" w:rsidRDefault="00000000">
      <w:pPr>
        <w:pStyle w:val="Puntoelenco"/>
      </w:pPr>
      <w:r>
        <w:t>difficoltà a gestire la frustrazione</w:t>
      </w:r>
    </w:p>
    <w:p w14:paraId="3999F8AE" w14:textId="77777777" w:rsidR="00D51BAA" w:rsidRDefault="00000000">
      <w:r>
        <w:t>diventa rigido, critico, ossessionato dalle regole, intollerante verso sé e gli altri.</w:t>
      </w:r>
    </w:p>
    <w:p w14:paraId="62E603A0" w14:textId="77777777" w:rsidR="00D51BAA" w:rsidRDefault="00000000">
      <w:r>
        <w:t>diventa più riflessivo e concentrato, approfondisce le esperienze e trova gioia nella semplicità.</w:t>
      </w:r>
    </w:p>
    <w:p w14:paraId="2D25F7DA" w14:textId="77777777" w:rsidR="00D51BAA" w:rsidRDefault="00000000">
      <w:pPr>
        <w:pStyle w:val="Titolo2"/>
      </w:pPr>
      <w:r>
        <w:t>Pagina 6 — «Il cammino di crescita»</w:t>
      </w:r>
    </w:p>
    <w:p w14:paraId="24A24129" w14:textId="77777777" w:rsidR="00D51BAA" w:rsidRDefault="00000000">
      <w:r>
        <w:rPr>
          <w:i/>
        </w:rPr>
        <w:t>⬤ Tappa del percorso: il «come si cresce» — integrazione e ritorno all’Essenza. (Tappa 4 di 4)</w:t>
      </w:r>
    </w:p>
    <w:p w14:paraId="7FAA88FF" w14:textId="77777777" w:rsidR="00D51BAA" w:rsidRDefault="00000000">
      <w:pPr>
        <w:pStyle w:val="Titolo3"/>
      </w:pPr>
      <w:r>
        <w:t>Il tipo non è una condanna</w:t>
      </w:r>
    </w:p>
    <w:p w14:paraId="4C56AD4D" w14:textId="77777777" w:rsidR="00D51BAA" w:rsidRDefault="00000000">
      <w:r>
        <w:t>La buona notizia dell’Enneagramma è che il tipo di base è un adattamento, non un’identità: descrive ciò che fai per proteggerti, non ciò che sei. L’Essenza intera non è andata persa — è stata offuscata. Il lavoro su di sé consiste nel ridurre gradualmente l’oscuramento.</w:t>
      </w:r>
    </w:p>
    <w:p w14:paraId="344336D2" w14:textId="77777777" w:rsidR="00D51BAA" w:rsidRDefault="00000000">
      <w:pPr>
        <w:pStyle w:val="Titolo3"/>
      </w:pPr>
      <w:r>
        <w:t>Da dove si comincia</w:t>
      </w:r>
    </w:p>
    <w:p w14:paraId="119AD395" w14:textId="77777777" w:rsidR="00D51BAA" w:rsidRDefault="00000000">
      <w:r>
        <w:t>Il primo passo è osservare la propria passione e la propria fissazione senza giudizio: accorgersi del momento in cui la rabbia si impasta di risentimento (1), della paura che scansiona il futuro (6), della fretta di passare all’esperienza successiva (7). Non per correggersi, ma per smettere di identificarsi con lo schema.</w:t>
      </w:r>
    </w:p>
    <w:p w14:paraId="7BB3C4EE" w14:textId="77777777" w:rsidR="00D51BAA" w:rsidRDefault="00000000">
      <w:pPr>
        <w:pStyle w:val="Titolo3"/>
      </w:pPr>
      <w:r>
        <w:t>La direzione di integrazione</w:t>
      </w:r>
    </w:p>
    <w:p w14:paraId="3A96DB71" w14:textId="77777777" w:rsidR="00D51BAA" w:rsidRDefault="00000000">
      <w:r>
        <w:t>Ogni tipo «sale» verso un altro punto del simbolo assumendone le qualità sane: l’1 ritrova la gioia del 7, il 4 l’equanimità dell’1, il 6 la pace del 9, il 9 la determinazione del 3. Integrare non significa diventare un altro tipo, ma permettere all’Essenza di esprimersi senza più passare attraverso la difesa.</w:t>
      </w:r>
    </w:p>
    <w:p w14:paraId="486D56FE" w14:textId="77777777" w:rsidR="00D51BAA" w:rsidRDefault="00000000">
      <w:r>
        <w:t>Le frecce verdi indicano la direzione di crescita di ciascun tipo; nel senso opposto scivola, sotto stress, verso le rigidità.</w:t>
      </w:r>
    </w:p>
    <w:p w14:paraId="25AF190E" w14:textId="77777777" w:rsidR="00D51BAA" w:rsidRDefault="00000000">
      <w:pPr>
        <w:pStyle w:val="Titolo3"/>
      </w:pPr>
      <w:r>
        <w:t>Ricomporre ciò che è stato diviso</w:t>
      </w:r>
    </w:p>
    <w:p w14:paraId="4960EC34" w14:textId="77777777" w:rsidR="00D51BAA" w:rsidRDefault="00000000">
      <w:r>
        <w:t>Crescere, in questa prospettiva, significa reintegrare le parti di sé esiliate nell’infanzia: la vulnerabilità scacciata dall’8, la tristezza vietata al 7, la rabbia sepolta dal 9. Più la personalità si alleggerisce, più l’Essenza si manifesta — non come un’idea, ma come presenza, capacità di amare e di agire liberamente.</w:t>
      </w:r>
    </w:p>
    <w:p w14:paraId="2652509F" w14:textId="77777777" w:rsidR="00D51BAA" w:rsidRDefault="00000000">
      <w:r>
        <w:lastRenderedPageBreak/>
        <w:t>L’Enneagramma non chiede fede: chiede osservazione onesta. Bastano curiosità e gentilezza verso se stessi per iniziare. Il viaggio è lungo, ma ogni passo di consapevolezza restituisce un pezzo di ciò che eri.</w:t>
      </w:r>
    </w:p>
    <w:p w14:paraId="3EEBB369" w14:textId="77777777" w:rsidR="00D51BAA" w:rsidRDefault="00000000">
      <w:pPr>
        <w:pStyle w:val="Titolo2"/>
      </w:pPr>
      <w:r>
        <w:t>Pagina 7 — «Origini dell'Enneagramma»</w:t>
      </w:r>
    </w:p>
    <w:p w14:paraId="734EA034" w14:textId="77777777" w:rsidR="00D51BAA" w:rsidRDefault="00000000">
      <w:r>
        <w:rPr>
          <w:i/>
        </w:rPr>
        <w:t>⬤ Tappa del percorso: le radici — da dove viene l’Enneagramma.</w:t>
      </w:r>
    </w:p>
    <w:p w14:paraId="2A64DBA9" w14:textId="77777777" w:rsidR="00D51BAA" w:rsidRDefault="00000000">
      <w:r>
        <w:t>L’Enneagramma come lo conosciamo oggi è il risultato del lavoro di psichiatri, psicologi, filosofi, teologi e monaci, che l’hanno portato nel mondo occidentale da prospettive diverse, rendendolo un potente strumento di introspezione psicologica ed evoluzione spirituale basato su leggi cosmiche rappresentate da simboli universali.</w:t>
      </w:r>
    </w:p>
    <w:p w14:paraId="7A4BA41A" w14:textId="77777777" w:rsidR="00D51BAA" w:rsidRDefault="00000000">
      <w:pPr>
        <w:pStyle w:val="Titolo3"/>
      </w:pPr>
      <w:r>
        <w:t>Le figure principali</w:t>
      </w:r>
    </w:p>
    <w:p w14:paraId="42E3851D" w14:textId="77777777" w:rsidR="00D51BAA" w:rsidRDefault="00000000">
      <w:r>
        <w:t>Professioni e background molto diversi tra loro:</w:t>
      </w:r>
    </w:p>
    <w:p w14:paraId="2D767331" w14:textId="77777777" w:rsidR="00D51BAA" w:rsidRDefault="00000000">
      <w:r>
        <w:t>George Gurdjieff (1866–1949) — Filosofo e mistico spirituale armeno. Maestro di danze sacre e insegnante di un sistema di «saggio lavoro interiore»; introdusse il simbolo dell’Enneagramma come diagramma dei processi cosmici e interiori (ma non i tipi di personalità).</w:t>
      </w:r>
    </w:p>
    <w:p w14:paraId="342DE77B" w14:textId="77777777" w:rsidR="00D51BAA" w:rsidRDefault="00000000">
      <w:r>
        <w:t>Oscar Ichazo (1931–2020) — Filosofo boliviano, fondatore dell’Instituto Arica. Fu lui a sviluppare le prime tipologie dell’Enneagramma (i nove punti dell’ego), integrandole in un sistema più ampio di psicologia spirituale.</w:t>
      </w:r>
    </w:p>
    <w:p w14:paraId="60163ADD" w14:textId="77777777" w:rsidR="00D51BAA" w:rsidRDefault="00000000">
      <w:r>
        <w:t>Claudio Naranjo (1932–2019) — Psichiatra e psicoterapeuta cileno, allievo di Fritz Perls (fondatore della Gestalt) e ricercatore presso l’Esalen Institute. Fu lui a collegare l’Enneagramma di Ichazo alla psicologia moderna.</w:t>
      </w:r>
    </w:p>
    <w:p w14:paraId="4FDD20AD" w14:textId="77777777" w:rsidR="00D51BAA" w:rsidRDefault="00000000">
      <w:r>
        <w:t>Helen Palmer — Psicologa e insegnante, autrice di The Enneagram (1988). Specializzata in comunicazione interpersonale e intuizione.</w:t>
      </w:r>
    </w:p>
    <w:p w14:paraId="713B785E" w14:textId="77777777" w:rsidR="00D51BAA" w:rsidRDefault="00000000">
      <w:r>
        <w:t>Don Richard Riso (1946–2012) — Scrittore, ex gesuita e monaco benedettino. Autore di Personality Types (1987); coniò i nomi moderni dei nove tipi.</w:t>
      </w:r>
    </w:p>
    <w:p w14:paraId="1185A117" w14:textId="77777777" w:rsidR="00D51BAA" w:rsidRDefault="00000000">
      <w:r>
        <w:t>Russ Hudson — Psicologo e ricercatore spirituale, coautore e successore di Riso.</w:t>
      </w:r>
    </w:p>
    <w:p w14:paraId="4E81BB68" w14:textId="77777777" w:rsidR="00D51BAA" w:rsidRDefault="00000000">
      <w:r>
        <w:t>Richard Rohr — Francescano, sacerdote, teologo e scrittore spirituale; fece conoscere l’Enneagramma al grande pubblico cattolico con The Enneagram (1995).</w:t>
      </w:r>
    </w:p>
    <w:p w14:paraId="61FF6CA1" w14:textId="77777777" w:rsidR="00D51BAA" w:rsidRDefault="00000000">
      <w:r>
        <w:t>Katherine Chernick Fauvre e David W. Fauvre — Ricercatrici e ricercatori che svilupparono lo studio dei sottotipi («tritypes»).</w:t>
      </w:r>
    </w:p>
    <w:p w14:paraId="1EF75341" w14:textId="77777777" w:rsidR="00D51BAA" w:rsidRDefault="00000000">
      <w:r>
        <w:t>Ginger Lapid-Bogda — Psicologa e consulente organizzativa, specializzata nell’applicazione dell’Enneagramma nel mondo del business e del coaching.</w:t>
      </w:r>
    </w:p>
    <w:p w14:paraId="11419445" w14:textId="77777777" w:rsidR="00D51BAA" w:rsidRDefault="00000000">
      <w:r>
        <w:t>Tara Bennett-Goleman — Psicoterapeuta, che ha collegato l’Enneagramma alla mindfulness.</w:t>
      </w:r>
    </w:p>
    <w:p w14:paraId="1BE1E2A0" w14:textId="77777777" w:rsidR="00D51BAA" w:rsidRDefault="00000000">
      <w:pPr>
        <w:pStyle w:val="Titolo3"/>
      </w:pPr>
      <w:r>
        <w:lastRenderedPageBreak/>
        <w:t>Riso e Hudson: la codifica moderna</w:t>
      </w:r>
    </w:p>
    <w:p w14:paraId="43BFD982" w14:textId="77777777" w:rsidR="00D51BAA" w:rsidRDefault="00000000">
      <w:r>
        <w:t>Don Richard Riso e Russ Hudson portarono l’Enneagramma a un pubblico più vasto, codificandolo in un sistema strutturato e scientificamente orientato. Nello specifico, durante gli anni Ottanta e Novanta:</w:t>
      </w:r>
    </w:p>
    <w:p w14:paraId="320831B6" w14:textId="77777777" w:rsidR="00D51BAA" w:rsidRDefault="00000000">
      <w:pPr>
        <w:pStyle w:val="Puntoelenco"/>
      </w:pPr>
      <w:r>
        <w:t>Riso pubblicò Personality Types (1987), dove assegnò ai nove tipi i nomi ancora oggi più usati (Perfezionista, Altruista, Realizzatore…) e introdusse i Livelli di Sviluppo: un percorso di 9 livelli di salute per ogni tipo (sani, medi, malsani), che permette di descrivere come una persona cambia nel tempo e non solo che tipo è.</w:t>
      </w:r>
    </w:p>
    <w:p w14:paraId="7F67D2A7" w14:textId="77777777" w:rsidR="00D51BAA" w:rsidRDefault="00000000">
      <w:pPr>
        <w:pStyle w:val="Puntoelenco"/>
      </w:pPr>
      <w:r>
        <w:t>Hudson raggiunse Riso negli anni Novanta, e insieme fondarono il Riso-Hudson Enneagram Institute (1997).</w:t>
      </w:r>
    </w:p>
    <w:p w14:paraId="4D095212" w14:textId="67860120" w:rsidR="00D51BAA" w:rsidRDefault="00000000">
      <w:pPr>
        <w:pStyle w:val="Puntoelenco"/>
      </w:pPr>
      <w:r>
        <w:t>Svilupparono il RHETI (Riso-Hudson Enneagram Type Indicator), un test di valutazione dei tipi ampiamente diffuso.</w:t>
      </w:r>
      <w:ins w:id="0" w:author="Daniele Trasatti" w:date="2026-09-22T05:19:00Z" w16du:dateUtc="2026-09-22T03:19:00Z">
        <w:r w:rsidR="007510F2">
          <w:t xml:space="preserve"> </w:t>
        </w:r>
      </w:ins>
    </w:p>
    <w:p w14:paraId="799E4AB0" w14:textId="77777777" w:rsidR="00D51BAA" w:rsidRDefault="00000000">
      <w:r>
        <w:t>Grazie ai Livelli di Sviluppo, Riso e Hudson superarono la semplice «classificazione in 9 scatole»: l’Enneagramma divenne uno strumento dinamico, capace di descrivere crescita personale, stress e decompensazione psicologica.</w:t>
      </w:r>
    </w:p>
    <w:p w14:paraId="48A42D16" w14:textId="77777777" w:rsidR="00D51BAA" w:rsidRDefault="00000000">
      <w:pPr>
        <w:pStyle w:val="Titolo2"/>
      </w:pPr>
      <w:r>
        <w:t>Pagina 8 — «Test»</w:t>
      </w:r>
    </w:p>
    <w:p w14:paraId="5D62753D" w14:textId="77777777" w:rsidR="00D51BAA" w:rsidRDefault="00000000">
      <w:r>
        <w:rPr>
          <w:i/>
        </w:rPr>
        <w:t>⬤ Tappa del percorso: il momento dello specchio — scopri il tuo tipo con il test. (Tappa conclusiva del viaggio)</w:t>
      </w:r>
    </w:p>
    <w:p w14:paraId="2538939B" w14:textId="77777777" w:rsidR="00D51BAA" w:rsidRDefault="00000000">
      <w:r>
        <w:t>PREMI IL BOTTONE DEL TEST per scoprire la mappa della tua personalità ai fini dell’auto-osservazione.</w:t>
      </w:r>
    </w:p>
    <w:p w14:paraId="0D5A466B" w14:textId="3047993F" w:rsidR="007510F2" w:rsidRDefault="00000000">
      <w:pPr>
        <w:rPr>
          <w:ins w:id="1" w:author="Daniele Trasatti" w:date="2026-09-22T05:26:00Z" w16du:dateUtc="2026-09-22T03:26:00Z"/>
        </w:rPr>
      </w:pPr>
      <w:r>
        <w:t>Risultato: dopo aver completato il questionario riceverai una mail con un grafico che rappresenta</w:t>
      </w:r>
      <w:ins w:id="2" w:author="Daniele Trasatti" w:date="2026-09-22T05:24:00Z" w16du:dateUtc="2026-09-22T03:24:00Z">
        <w:r w:rsidR="007510F2">
          <w:t xml:space="preserve"> il tuo </w:t>
        </w:r>
      </w:ins>
      <w:ins w:id="3" w:author="Daniele Trasatti" w:date="2026-09-22T05:26:00Z" w16du:dateUtc="2026-09-22T03:26:00Z">
        <w:r w:rsidR="007510F2">
          <w:t>T</w:t>
        </w:r>
      </w:ins>
      <w:ins w:id="4" w:author="Daniele Trasatti" w:date="2026-09-22T05:24:00Z" w16du:dateUtc="2026-09-22T03:24:00Z">
        <w:r w:rsidR="007510F2">
          <w:t xml:space="preserve">ipo princiaple e </w:t>
        </w:r>
      </w:ins>
      <w:r>
        <w:t xml:space="preserve"> come la tua personalità si riflette su</w:t>
      </w:r>
      <w:ins w:id="5" w:author="Daniele Trasatti" w:date="2026-09-22T05:26:00Z" w16du:dateUtc="2026-09-22T03:26:00Z">
        <w:r w:rsidR="007510F2">
          <w:t>i</w:t>
        </w:r>
      </w:ins>
      <w:del w:id="6" w:author="Daniele Trasatti" w:date="2026-09-22T05:26:00Z" w16du:dateUtc="2026-09-22T03:26:00Z">
        <w:r w:rsidDel="007510F2">
          <w:delText>i</w:delText>
        </w:r>
      </w:del>
      <w:r>
        <w:t xml:space="preserve"> 9 tipi dell’Enneagramma</w:t>
      </w:r>
      <w:ins w:id="7" w:author="Daniele Trasatti" w:date="2026-09-22T05:24:00Z" w16du:dateUtc="2026-09-22T03:24:00Z">
        <w:r w:rsidR="007510F2">
          <w:t xml:space="preserve">. Riceverai anche una descrizione dettagliata </w:t>
        </w:r>
      </w:ins>
      <w:ins w:id="8" w:author="Daniele Trasatti" w:date="2026-09-22T05:28:00Z" w16du:dateUtc="2026-09-22T03:28:00Z">
        <w:r w:rsidR="0095291F">
          <w:t>delle</w:t>
        </w:r>
      </w:ins>
      <w:ins w:id="9" w:author="Daniele Trasatti" w:date="2026-09-22T05:23:00Z" w16du:dateUtc="2026-09-22T03:23:00Z">
        <w:r w:rsidR="007510F2">
          <w:t xml:space="preserve"> </w:t>
        </w:r>
      </w:ins>
      <w:ins w:id="10" w:author="Daniele Trasatti" w:date="2026-09-22T05:20:00Z" w16du:dateUtc="2026-09-22T03:20:00Z">
        <w:r w:rsidR="007510F2">
          <w:t>caratteristiche di ogni tipo</w:t>
        </w:r>
      </w:ins>
      <w:del w:id="11" w:author="Daniele Trasatti" w:date="2026-09-22T05:20:00Z" w16du:dateUtc="2026-09-22T03:20:00Z">
        <w:r w:rsidDel="007510F2">
          <w:delText>.</w:delText>
        </w:r>
      </w:del>
      <w:ins w:id="12" w:author="Daniele Trasatti" w:date="2026-09-22T05:28:00Z" w16du:dateUtc="2026-09-22T03:28:00Z">
        <w:r w:rsidR="0095291F">
          <w:t xml:space="preserve">per </w:t>
        </w:r>
      </w:ins>
      <w:ins w:id="13" w:author="Daniele Trasatti" w:date="2026-09-22T05:23:00Z" w16du:dateUtc="2026-09-22T03:23:00Z">
        <w:r w:rsidR="007510F2">
          <w:t xml:space="preserve">fare una </w:t>
        </w:r>
      </w:ins>
      <w:ins w:id="14" w:author="Daniele Trasatti" w:date="2026-09-22T05:27:00Z" w16du:dateUtc="2026-09-22T03:27:00Z">
        <w:r w:rsidR="0095291F">
          <w:t xml:space="preserve">prima </w:t>
        </w:r>
      </w:ins>
      <w:ins w:id="15" w:author="Daniele Trasatti" w:date="2026-09-22T05:23:00Z" w16du:dateUtc="2026-09-22T03:23:00Z">
        <w:r w:rsidR="007510F2">
          <w:t>autovalutazione della tua tipologia e del tuo percorso di crescita</w:t>
        </w:r>
      </w:ins>
    </w:p>
    <w:p w14:paraId="2F19392B" w14:textId="38321688" w:rsidR="007510F2" w:rsidRDefault="007510F2">
      <w:ins w:id="16" w:author="Daniele Trasatti" w:date="2026-09-22T05:26:00Z" w16du:dateUtc="2026-09-22T03:26:00Z">
        <w:r>
          <w:t xml:space="preserve">Se </w:t>
        </w:r>
      </w:ins>
      <w:ins w:id="17" w:author="Daniele Trasatti" w:date="2026-09-22T05:28:00Z" w16du:dateUtc="2026-09-22T03:28:00Z">
        <w:r w:rsidR="0095291F">
          <w:t>in seguito vorrai approfondire con</w:t>
        </w:r>
      </w:ins>
      <w:ins w:id="18" w:author="Daniele Trasatti" w:date="2026-09-22T05:26:00Z" w16du:dateUtc="2026-09-22T03:26:00Z">
        <w:r>
          <w:t xml:space="preserve"> una consulenza professionale sull</w:t>
        </w:r>
      </w:ins>
      <w:ins w:id="19" w:author="Daniele Trasatti" w:date="2026-09-22T05:27:00Z" w16du:dateUtc="2026-09-22T03:27:00Z">
        <w:r>
          <w:t>’argomento ti consiglio il sito</w:t>
        </w:r>
        <w:r w:rsidR="0095291F">
          <w:t xml:space="preserve"> </w:t>
        </w:r>
      </w:ins>
      <w:ins w:id="20" w:author="Daniele Trasatti" w:date="2026-09-22T05:27:00Z">
        <w:r w:rsidR="0095291F" w:rsidRPr="0095291F">
          <w:t>https://laviadellenneagramma.com/</w:t>
        </w:r>
      </w:ins>
    </w:p>
    <w:p w14:paraId="7B9703CE" w14:textId="42E0C446" w:rsidR="00D51BAA" w:rsidDel="007510F2" w:rsidRDefault="00000000">
      <w:pPr>
        <w:rPr>
          <w:del w:id="21" w:author="Daniele Trasatti" w:date="2026-09-22T05:22:00Z" w16du:dateUtc="2026-09-22T03:22:00Z"/>
        </w:rPr>
      </w:pPr>
      <w:del w:id="22" w:author="Daniele Trasatti" w:date="2026-09-22T05:21:00Z" w16du:dateUtc="2026-09-22T03:21:00Z">
        <w:r w:rsidDel="007510F2">
          <w:delText>Potrai valutare tu stesso il risultato con l’aiuto delle informazioni sui tipi contenute nelle varie sezioni di questo sito e in particolare nella sezione</w:delText>
        </w:r>
      </w:del>
      <w:ins w:id="23" w:author="Daniele Trasatti" w:date="2026-09-22T05:21:00Z" w16du:dateUtc="2026-09-22T03:21:00Z">
        <w:r w:rsidR="007510F2">
          <w:t xml:space="preserve"> </w:t>
        </w:r>
      </w:ins>
      <w:del w:id="24" w:author="Daniele Trasatti" w:date="2026-09-22T05:22:00Z" w16du:dateUtc="2026-09-22T03:22:00Z">
        <w:r w:rsidDel="007510F2">
          <w:delText xml:space="preserve"> </w:delText>
        </w:r>
      </w:del>
      <w:del w:id="25" w:author="Daniele Trasatti" w:date="2026-09-22T05:21:00Z" w16du:dateUtc="2026-09-22T03:21:00Z">
        <w:r w:rsidDel="007510F2">
          <w:delText>«I</w:delText>
        </w:r>
      </w:del>
      <w:ins w:id="26" w:author="Daniele Trasatti" w:date="2026-09-22T05:21:00Z" w16du:dateUtc="2026-09-22T03:21:00Z">
        <w:r w:rsidR="007510F2">
          <w:t xml:space="preserve"> </w:t>
        </w:r>
      </w:ins>
      <w:del w:id="27" w:author="Daniele Trasatti" w:date="2026-09-22T05:21:00Z" w16du:dateUtc="2026-09-22T03:21:00Z">
        <w:r w:rsidDel="007510F2">
          <w:delText xml:space="preserve"> nove tipi» che trovi nel menu principale di questo sito e</w:delText>
        </w:r>
      </w:del>
      <w:ins w:id="28" w:author="Daniele Trasatti" w:date="2026-09-22T05:22:00Z" w16du:dateUtc="2026-09-22T03:22:00Z">
        <w:r w:rsidR="007510F2">
          <w:t xml:space="preserve"> </w:t>
        </w:r>
        <w:r w:rsidR="007510F2">
          <w:t xml:space="preserve">Trovi una illustrazione  dei 9 tipi </w:t>
        </w:r>
      </w:ins>
      <w:del w:id="29" w:author="Daniele Trasatti" w:date="2026-09-22T05:22:00Z" w16du:dateUtc="2026-09-22T03:22:00Z">
        <w:r w:rsidDel="007510F2">
          <w:delText xml:space="preserve"> a</w:delText>
        </w:r>
      </w:del>
      <w:del w:id="30" w:author="Daniele Trasatti" w:date="2026-09-22T05:25:00Z" w16du:dateUtc="2026-09-22T03:25:00Z">
        <w:r w:rsidDel="007510F2">
          <w:delText>nche</w:delText>
        </w:r>
      </w:del>
      <w:ins w:id="31" w:author="Daniele Trasatti" w:date="2026-09-22T05:25:00Z" w16du:dateUtc="2026-09-22T03:25:00Z">
        <w:r w:rsidR="007510F2">
          <w:t xml:space="preserve"> anche</w:t>
        </w:r>
      </w:ins>
      <w:r>
        <w:t xml:space="preserve"> </w:t>
      </w:r>
      <w:ins w:id="32" w:author="Daniele Trasatti" w:date="2026-09-22T05:25:00Z" w16du:dateUtc="2026-09-22T03:25:00Z">
        <w:r w:rsidR="007510F2">
          <w:t xml:space="preserve">in questo sito, </w:t>
        </w:r>
      </w:ins>
      <w:r>
        <w:t>premendo questo bottone</w:t>
      </w:r>
    </w:p>
    <w:p w14:paraId="6B79DE5C" w14:textId="2DCD8040" w:rsidR="00D51BAA" w:rsidRDefault="00000000">
      <w:r>
        <w:t xml:space="preserve">NOTA BENE → </w:t>
      </w:r>
      <w:del w:id="33" w:author="Daniele Trasatti" w:date="2026-09-22T05:20:00Z" w16du:dateUtc="2026-09-22T03:20:00Z">
        <w:r w:rsidDel="007510F2">
          <w:delText>Il link con la descrizione dei 9 tipi di personalità ti verrà inviato nuovamente anche via mail insieme al grafico che rappresenta la tua personalità</w:delText>
        </w:r>
      </w:del>
      <w:ins w:id="34" w:author="Daniele Trasatti" w:date="2026-09-22T05:20:00Z" w16du:dateUtc="2026-09-22T03:20:00Z">
        <w:r w:rsidR="007510F2">
          <w:t xml:space="preserve"> </w:t>
        </w:r>
      </w:ins>
      <w:r>
        <w:t>. Per ricevere la mail con l’esito del questionario ricordati di inserire la tua mail subito all’inizio del questionario.</w:t>
      </w:r>
    </w:p>
    <w:p w14:paraId="3D54583F" w14:textId="5BC138FF" w:rsidR="00D51BAA" w:rsidRDefault="00000000">
      <w:r>
        <w:t>GRATUITÀ → la compilazione del questionario</w:t>
      </w:r>
      <w:ins w:id="35" w:author="Daniele Trasatti" w:date="2026-09-22T05:29:00Z" w16du:dateUtc="2026-09-22T03:29:00Z">
        <w:r w:rsidR="0095291F">
          <w:t>, la ricezione della mail</w:t>
        </w:r>
      </w:ins>
      <w:del w:id="36" w:author="Daniele Trasatti" w:date="2026-09-22T05:29:00Z" w16du:dateUtc="2026-09-22T03:29:00Z">
        <w:r w:rsidDel="0095291F">
          <w:delText xml:space="preserve"> </w:delText>
        </w:r>
      </w:del>
      <w:r>
        <w:t>e l’utilizzo di questo sito per comprenderne il significato è completamente gratuita.</w:t>
      </w:r>
    </w:p>
    <w:p w14:paraId="67CA4738" w14:textId="77777777" w:rsidR="00D51BAA" w:rsidRDefault="00000000">
      <w:pPr>
        <w:pStyle w:val="Titolo3"/>
      </w:pPr>
      <w:r>
        <w:lastRenderedPageBreak/>
        <w:t>Come rispondere al questionario</w:t>
      </w:r>
    </w:p>
    <w:p w14:paraId="561B237B" w14:textId="77777777" w:rsidR="00D51BAA" w:rsidRDefault="00000000">
      <w:r>
        <w:t>Rispondi in base a come ti comporteresti in questo momento della tua vita nelle situazioni proposte dal questionario. NON rispondere pensando a come pensi di essere, di essere stato o come pensi che dovresti essere. Rispondi in base a come sei in questo periodo della tua vita. Non pensarci troppo alle risposte, rispondi in maniera spontanea ma anche oculata e responsabile affinché il risultato ti rappresenti correttamente.</w:t>
      </w:r>
    </w:p>
    <w:p w14:paraId="6A2D145A" w14:textId="77777777" w:rsidR="00D51BAA" w:rsidRDefault="00000000">
      <w:r>
        <w:t>All’interno del questionario ti verranno proposte diverse affermazioni: ognuna descrive tratti e atteggiamenti tipici dei nove enneatipi. Per ciascuna di esse dovrai dare una risposta netta e definitiva — SÌ oppure NO — a seconda di quanto quella descrizione ti rispecchia in questo momento della tua vita.</w:t>
      </w:r>
    </w:p>
    <w:p w14:paraId="5E72A566" w14:textId="77777777" w:rsidR="00D51BAA" w:rsidRDefault="00000000">
      <w:r>
        <w:t>Le affermazioni che incontrerai ricadono essenzialmente in tre categorie: quelle che non ti somigliano per nulla — a queste risponderai NO; quelle che ti descrivono in modo pieno e fedele — a queste risponderai SÌ; e infine quelle che ti riguardano solo in parte, sulle quali potresti nutrire qualche dubbio. Proprio in quest’ultimo caso, è possibile che una frase tocchi qualcosa di te che non ti piace e che tendi a rifiutare: scegli comunque SÌ se, nel complesso, quella descrizione ti corrisponde per la maggior parte del suo contenuto.</w:t>
      </w:r>
    </w:p>
    <w:p w14:paraId="6F4018B0" w14:textId="77777777" w:rsidR="00D51BAA" w:rsidRDefault="00000000">
      <w:pPr>
        <w:pStyle w:val="Titolo3"/>
      </w:pPr>
      <w:r>
        <w:t>Privacy</w:t>
      </w:r>
    </w:p>
    <w:p w14:paraId="09000197" w14:textId="77777777" w:rsidR="00D51BAA" w:rsidRDefault="00000000">
      <w:r>
        <w:t>I dati che eventualmente fornirai durante o al termine della compilazione saranno gestiti da Daniele Trasatti, in qualità di titolare del trattamento, unicamente per gli scopi descritti in questa pagina e nel pieno rispetto della normativa vigente in materia di protezione dei dati personali (D.Lgs. 196/2003 e Regolamento UE 2016/679), anche attraverso strumenti elettronici o comunque automatizzati.</w:t>
      </w:r>
    </w:p>
    <w:p w14:paraId="6049B5D3" w14:textId="77777777" w:rsidR="00F66827" w:rsidRDefault="00000000">
      <w:pPr>
        <w:pStyle w:val="Titolo1"/>
      </w:pPr>
      <w:r>
        <w:rPr>
          <w:color w:val="5B2C6F"/>
        </w:rPr>
        <w:t>4. Identità grafica e immagini originali</w:t>
      </w:r>
    </w:p>
    <w:p w14:paraId="06D153CC" w14:textId="77777777" w:rsidR="00F66827" w:rsidRDefault="00000000">
      <w:r>
        <w:t>Palette e stile (versione v7). Principio: più luce negli sfondi, più corpo nel testo. Sfondi a tre livelli, caldi: crema dorato #F8F1DE (pagina), sabbia #F0E5C8 (card e pannelli), caramello chiaro #E9DCC3 (hero e pannelli); dal DT7 il footer usa lo stesso fondo del menu (#E3D2A6) ed è compatto come il menu, con testo scuro #352C40. Colori: lilla profondo #6B4F96 per titoli ed elementi di display (usata sopra i 18px); prugna pieno #352C40 per corpo, tracce e note (contrasto ~7:1 su crema dorato: stessa calidezza, massima leggibilità); oro luminoso #E5C04B MAI nel testo — solo accento: punto della traccia di percorso, vertici 3-6-9, bordi citazioni. Colori triade ammorbiditi: terracotta #B26E5E (istintiva, 8-9-1), oro tenue #D9B45B (emotiva, 2-3-4), blu polvere #5B7E9E (mentale, 5-6-7), verde salvia #7A9471 per crescita e integrazione. Tipografia: serif elegante (Georgia o EB Garamond) per i titoli, sans-serif per il testo, molto spazio bianco, ritmo lento e contemplativo. Regola di superficie: sulle card, citazioni e pannelli in sabbia #F0E5C8 il testo passa a inchiostro prugna #241D2B (contrasto ~9:1), mentre sullo sfondo pagina in crema dorato resta prugna pieno #352C40.</w:t>
      </w:r>
    </w:p>
    <w:p w14:paraId="27885B0E" w14:textId="77777777" w:rsidR="00F66827" w:rsidRDefault="00000000">
      <w:r>
        <w:lastRenderedPageBreak/>
        <w:t>Immagini e grafiche: tutte originali, create ad hoc (disegno vettoriale o generazione AI), nessuna copia dalle fonti. Proposta:</w:t>
      </w:r>
    </w:p>
    <w:p w14:paraId="3519E66D" w14:textId="77777777" w:rsidR="00F66827" w:rsidRDefault="00000000">
      <w:pPr>
        <w:pStyle w:val="Puntoelenco"/>
      </w:pPr>
      <w:r>
        <w:t>Home: illustrazione evocativa di un cerchio luminoso a nove punti, con un punto che prende luce.</w:t>
      </w:r>
    </w:p>
    <w:p w14:paraId="3DA9C23C" w14:textId="77777777" w:rsidR="00F66827" w:rsidRDefault="00000000">
      <w:pPr>
        <w:pStyle w:val="Puntoelenco"/>
      </w:pPr>
      <w:r>
        <w:t>Pagina simbolo: ricostruzione grafica del simbolo con cerchio, triangolo ed esade in tre colori; animazione leggera che li compone (SVG/CSS).</w:t>
      </w:r>
    </w:p>
    <w:p w14:paraId="348D3B15" w14:textId="77777777" w:rsidR="00F66827" w:rsidRDefault="00000000">
      <w:pPr>
        <w:pStyle w:val="Puntoelenco"/>
      </w:pPr>
      <w:r>
        <w:t>Pagina metodo: diagramma «Essenza → ferita → strategia → personalità» come percorso a fasi.</w:t>
      </w:r>
    </w:p>
    <w:p w14:paraId="292072D1" w14:textId="77777777" w:rsidR="00F66827" w:rsidRDefault="00000000">
      <w:pPr>
        <w:pStyle w:val="Puntoelenco"/>
      </w:pPr>
      <w:r>
        <w:t>Pagina Triadi e Tipi: schema del cerchio con frecce colorate per stress (una direzione) e integrazione (altra direzione), più evidenza delle triadi.</w:t>
      </w:r>
    </w:p>
    <w:p w14:paraId="5CE17BC3" w14:textId="77777777" w:rsidR="00F66827" w:rsidRDefault="00000000">
      <w:pPr>
        <w:pStyle w:val="Puntoelenco"/>
      </w:pPr>
      <w:r>
        <w:t>Pagina nove tipi: griglia di 9 tessere colorate, una per tipo, con nome e parola chiave; dettagli in «espandi».</w:t>
      </w:r>
    </w:p>
    <w:p w14:paraId="5155DEC0" w14:textId="77777777" w:rsidR="00F66827" w:rsidRDefault="00000000">
      <w:pPr>
        <w:pStyle w:val="Puntoelenco"/>
      </w:pPr>
      <w:r>
        <w:t>Pagina cammino: cerchio stilizzato con percorso che sale verso il punto di integrazione.</w:t>
      </w:r>
    </w:p>
    <w:p w14:paraId="664F4FB4" w14:textId="77777777" w:rsidR="00F66827" w:rsidRDefault="00000000">
      <w:pPr>
        <w:pStyle w:val="Puntoelenco"/>
      </w:pPr>
      <w:r>
        <w:rPr>
          <w:b/>
        </w:rPr>
        <w:t xml:space="preserve">Schema legge dell'ottava: </w:t>
      </w:r>
      <w:r>
        <w:t>grafico a scaletta con le note Do-Re-Mi-Fa-Sol-La-Si-Do, i due semitoni evidenziati e la mappatura sui punti 3-6-9 del simbolo.</w:t>
      </w:r>
    </w:p>
    <w:p w14:paraId="0BB19212" w14:textId="77777777" w:rsidR="00F66827" w:rsidRDefault="00000000">
      <w:r>
        <w:t>Tono visivo: metafore del viaggio, della luce e del movimento, coerenti con i contenuti; mai didascalico. Regole di accessibilità: nessun testo in oro (l'oro su fondo chiaro non raggiunge il contrasto sufficiente: è solo decorativo); contrasto minimo 4,5:1 per il testo corrente (prugna #352C40 su crema #F8F1DE: ~7:1); testo grande e display sopra i 18px conformi agli standard WCAG; tracce di percorso con punto oro e testo in prugna.</w:t>
      </w:r>
    </w:p>
    <w:p w14:paraId="363D82AC" w14:textId="77777777" w:rsidR="00F66827" w:rsidRDefault="00000000">
      <w:pPr>
        <w:pStyle w:val="Titolo1"/>
      </w:pPr>
      <w:r>
        <w:rPr>
          <w:color w:val="5B2C6F"/>
        </w:rPr>
        <w:t>5. Come realizzarlo su GitHub Pages (passi pratici)</w:t>
      </w:r>
    </w:p>
    <w:p w14:paraId="70CADAEC" w14:textId="77777777" w:rsidR="00F66827" w:rsidRDefault="00000000">
      <w:pPr>
        <w:pStyle w:val="Puntoelenco"/>
      </w:pPr>
      <w:r>
        <w:t>1. Creare un account GitHub e un repository pubblico, ad esempio «enneagramma-sito».</w:t>
      </w:r>
    </w:p>
    <w:p w14:paraId="313D72CA" w14:textId="77777777" w:rsidR="00F66827" w:rsidRDefault="00000000">
      <w:pPr>
        <w:pStyle w:val="Puntoelenco"/>
      </w:pPr>
      <w:r>
        <w:t>2. Tecnologia: sito statico puro (HTML/CSS/JS); per 6 pagine bastano pochi file. Struttura: index.html (Home), simbolo.html, metodo.html, triadi-tipi.html, tipi.html, cammino.html, origini.html, test.html, più barra di navigazione comune.</w:t>
      </w:r>
    </w:p>
    <w:p w14:paraId="1D698E52" w14:textId="77777777" w:rsidR="00F66827" w:rsidRDefault="00000000">
      <w:pPr>
        <w:pStyle w:val="Puntoelenco"/>
      </w:pPr>
      <w:r>
        <w:t>3. Immagini originali in /assets/img; caricare tutto nel repository.</w:t>
      </w:r>
    </w:p>
    <w:p w14:paraId="75859895" w14:textId="77777777" w:rsidR="00F66827" w:rsidRDefault="00000000">
      <w:pPr>
        <w:pStyle w:val="Puntoelenco"/>
      </w:pPr>
      <w:r>
        <w:t>4. Impostazioni → Pages → branch principale → pubblicazione all'indirizzo https://&lt;utente&gt;.github.io/enneagramma-sito/.</w:t>
      </w:r>
    </w:p>
    <w:p w14:paraId="213B8032" w14:textId="77777777" w:rsidR="00F66827" w:rsidRDefault="00000000">
      <w:pPr>
        <w:pStyle w:val="Puntoelenco"/>
      </w:pPr>
      <w:r>
        <w:t>5. Verifiche finali: responsive, accessibilità di base (testi alternativi, contrasti), correttezza dei collegamenti tra pagine.</w:t>
      </w:r>
    </w:p>
    <w:p w14:paraId="02B1BF95" w14:textId="77777777" w:rsidR="00F66827" w:rsidRDefault="00F66827"/>
    <w:p w14:paraId="780F5A31" w14:textId="77777777" w:rsidR="00F66827" w:rsidRDefault="00000000">
      <w:r>
        <w:rPr>
          <w:i/>
          <w:sz w:val="20"/>
        </w:rPr>
        <w:t>Nota editoriale: i contenuti sono stati integralmente riscritti in forma originale, secondo il modello classico (Ichazo, Naranjo, Riso-Hudson). Prima della pubblicazione si consiglia un controllo editoriale e, se si desidera, un rimando alle fonti nella pagina dei crediti.</w:t>
      </w:r>
    </w:p>
    <w:p w14:paraId="00040A4F" w14:textId="77777777" w:rsidR="00D51BAA" w:rsidRDefault="00000000">
      <w:r>
        <w:br w:type="page"/>
      </w:r>
    </w:p>
    <w:p w14:paraId="360C3086" w14:textId="77777777" w:rsidR="00D51BAA" w:rsidRDefault="00000000">
      <w:pPr>
        <w:pStyle w:val="Titolo1"/>
      </w:pPr>
      <w:r>
        <w:lastRenderedPageBreak/>
        <w:t>6. Note tecniche e cronologia delle versioni</w:t>
      </w:r>
    </w:p>
    <w:p w14:paraId="0CAE4486" w14:textId="77777777" w:rsidR="00D51BAA" w:rsidRDefault="00000000">
      <w:r>
        <w:t>Footer (stato DT7): fascia compatta, stessa altezza e stesso colore di sfondo del menu di navigazione (#E3D2A6, bordo superiore #D9CBAF a specchio del menu). Testo del footer in colore scuro #352C40, stesso contrasto dei link del menu, corsivo, centrato. Testo esatto: «Contenuti creati secondo il metodo classico dell'Enneagramma della personalità — tradizione di Oscar Ichazo e Claudio Naranjo / a capo: con la divulgazione di Don Richard Riso e Russ Hudson. Immagini e grafiche originali, create appositamente per questo sito.»</w:t>
      </w:r>
    </w:p>
    <w:p w14:paraId="148780BB" w14:textId="77777777" w:rsidR="00D51BAA" w:rsidRDefault="00000000">
      <w:r>
        <w:t>Email del webmaster (danieletrasattirm@gmail.com): consegnata come immagine assets/img/08_webmaster_email.png (carattere normale, non grassetto, colore #352C40 coerente con il testo del footer, altezza pari al testo). Mai scrivere l'indirizzo in chiaro nell'HTML: antivirus e filtri web lo oscurerebbero sostituendolo con '[email protected]'.</w:t>
      </w:r>
    </w:p>
    <w:p w14:paraId="2D623451" w14:textId="77777777" w:rsidR="00D51BAA" w:rsidRDefault="00000000">
      <w:r>
        <w:t>Consegna: file singoli (mai zip). Le pagine caricano il CSS con ?v=7; aumentare il numero a ogni modifica di stile per evitare la cache del browser.</w:t>
      </w:r>
    </w:p>
    <w:p w14:paraId="2B7DCB9D" w14:textId="77777777" w:rsidR="00D51BAA" w:rsidRDefault="00000000">
      <w:r>
        <w:t>Cronologia:</w:t>
      </w:r>
    </w:p>
    <w:p w14:paraId="13F904C1" w14:textId="77777777" w:rsidR="00D51BAA" w:rsidRDefault="00000000">
      <w:pPr>
        <w:pStyle w:val="Puntoelenco"/>
      </w:pPr>
      <w:r>
        <w:t>DT5 — footer con email come immagine anti-oscuramento; Test reso tappa conclusiva del viaggio; eliminata la frase guida-menu dalla Home.</w:t>
      </w:r>
    </w:p>
    <w:p w14:paraId="533814DD" w14:textId="77777777" w:rsidR="00D51BAA" w:rsidRDefault="00000000">
      <w:pPr>
        <w:pStyle w:val="Puntoelenco"/>
      </w:pPr>
      <w:r>
        <w:t>DT6 — immagine email ridotta alla grandezza del testo del footer; footer: «con la divulgazione di Don Richard Riso e Russ Hudson» a capo, senza virgola precedente.</w:t>
      </w:r>
    </w:p>
    <w:p w14:paraId="29853755" w14:textId="77777777" w:rsidR="00D51BAA" w:rsidRDefault="00000000">
      <w:pPr>
        <w:pStyle w:val="Puntoelenco"/>
      </w:pPr>
      <w:r>
        <w:t>DT7 — footer come il menu: stesso sfondo e altezza, testo e mail scuri #352C40, mail in carattere normale; CSS a ?v=7.</w:t>
      </w:r>
    </w:p>
    <w:sectPr w:rsidR="00D51B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36072474">
    <w:abstractNumId w:val="8"/>
  </w:num>
  <w:num w:numId="2" w16cid:durableId="34736411">
    <w:abstractNumId w:val="6"/>
  </w:num>
  <w:num w:numId="3" w16cid:durableId="778716670">
    <w:abstractNumId w:val="5"/>
  </w:num>
  <w:num w:numId="4" w16cid:durableId="416053292">
    <w:abstractNumId w:val="4"/>
  </w:num>
  <w:num w:numId="5" w16cid:durableId="955257108">
    <w:abstractNumId w:val="7"/>
  </w:num>
  <w:num w:numId="6" w16cid:durableId="846021190">
    <w:abstractNumId w:val="3"/>
  </w:num>
  <w:num w:numId="7" w16cid:durableId="458763692">
    <w:abstractNumId w:val="2"/>
  </w:num>
  <w:num w:numId="8" w16cid:durableId="496459040">
    <w:abstractNumId w:val="1"/>
  </w:num>
  <w:num w:numId="9" w16cid:durableId="13552276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e Trasatti">
    <w15:presenceInfo w15:providerId="Windows Live" w15:userId="bf9ada5adbc382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FF1"/>
    <w:rsid w:val="000E36C8"/>
    <w:rsid w:val="0015074B"/>
    <w:rsid w:val="00166698"/>
    <w:rsid w:val="00246838"/>
    <w:rsid w:val="0029639D"/>
    <w:rsid w:val="00326F90"/>
    <w:rsid w:val="00372628"/>
    <w:rsid w:val="004D414E"/>
    <w:rsid w:val="005C00C7"/>
    <w:rsid w:val="006F6D3F"/>
    <w:rsid w:val="007510F2"/>
    <w:rsid w:val="0095291F"/>
    <w:rsid w:val="00AA1D8D"/>
    <w:rsid w:val="00B47730"/>
    <w:rsid w:val="00BF07D2"/>
    <w:rsid w:val="00CB0664"/>
    <w:rsid w:val="00D51BAA"/>
    <w:rsid w:val="00F66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C2DAF"/>
  <w14:defaultImageDpi w14:val="300"/>
  <w15:docId w15:val="{227503F6-A309-46E6-88C4-CC8B3C4F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e">
    <w:name w:val="Revision"/>
    <w:hidden/>
    <w:uiPriority w:val="99"/>
    <w:semiHidden/>
    <w:rsid w:val="007510F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6656</Words>
  <Characters>38011</Characters>
  <Application>Microsoft Office Word</Application>
  <DocSecurity>0</DocSecurity>
  <Lines>745</Lines>
  <Paragraphs>465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Daniele Trasatti</cp:lastModifiedBy>
  <cp:revision>2</cp:revision>
  <dcterms:created xsi:type="dcterms:W3CDTF">2026-09-22T03:30:00Z</dcterms:created>
  <dcterms:modified xsi:type="dcterms:W3CDTF">2026-09-22T03:30:00Z</dcterms:modified>
  <cp:category/>
</cp:coreProperties>
</file>